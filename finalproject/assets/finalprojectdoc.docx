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7E686" w14:textId="77777777" w:rsidR="004B4BA3" w:rsidRPr="004C6BC8" w:rsidRDefault="004B4BA3">
      <w:pPr>
        <w:pStyle w:val="line"/>
      </w:pPr>
    </w:p>
    <w:p w14:paraId="6AC38E80" w14:textId="77777777" w:rsidR="004B4BA3" w:rsidRPr="004C6BC8" w:rsidRDefault="001A2C1A">
      <w:pPr>
        <w:pStyle w:val="Title"/>
      </w:pPr>
      <w:r w:rsidRPr="004C6BC8">
        <w:t>Mobile Application Development Spec</w:t>
      </w:r>
    </w:p>
    <w:p w14:paraId="6B3EACF3" w14:textId="77777777" w:rsidR="004B4BA3" w:rsidRPr="004C6BC8" w:rsidRDefault="004B4BA3">
      <w:pPr>
        <w:pStyle w:val="Title"/>
        <w:spacing w:before="0" w:after="400"/>
        <w:rPr>
          <w:sz w:val="40"/>
        </w:rPr>
      </w:pPr>
      <w:r w:rsidRPr="004C6BC8">
        <w:rPr>
          <w:sz w:val="40"/>
        </w:rPr>
        <w:t>for</w:t>
      </w:r>
    </w:p>
    <w:p w14:paraId="5E7DC80F" w14:textId="77777777" w:rsidR="004B4BA3" w:rsidRPr="004C6BC8" w:rsidRDefault="004C6BC8">
      <w:pPr>
        <w:pStyle w:val="Title"/>
      </w:pPr>
      <w:r>
        <w:t>Project 1</w:t>
      </w:r>
      <w:r w:rsidR="004F13F4" w:rsidRPr="004C6BC8">
        <w:t xml:space="preserve"> - 4 </w:t>
      </w:r>
    </w:p>
    <w:p w14:paraId="1A70C2F0" w14:textId="77777777" w:rsidR="004B4BA3" w:rsidRPr="004C6BC8" w:rsidRDefault="004B4BA3">
      <w:pPr>
        <w:pStyle w:val="ByLine"/>
      </w:pPr>
      <w:r w:rsidRPr="004C6BC8">
        <w:t>Version 1.0 approved</w:t>
      </w:r>
    </w:p>
    <w:p w14:paraId="72F342B5" w14:textId="77777777" w:rsidR="004B4BA3" w:rsidRPr="004C6BC8" w:rsidRDefault="001A2C1A">
      <w:pPr>
        <w:pStyle w:val="ByLine"/>
      </w:pPr>
      <w:r w:rsidRPr="004C6BC8">
        <w:t>Prepared by Daniel Graham PhD</w:t>
      </w:r>
    </w:p>
    <w:p w14:paraId="79530B91" w14:textId="77777777" w:rsidR="004B4BA3" w:rsidRPr="004C6BC8" w:rsidRDefault="001A2C1A">
      <w:pPr>
        <w:pStyle w:val="ByLine"/>
      </w:pPr>
      <w:r w:rsidRPr="004C6BC8">
        <w:t>University of Virginia</w:t>
      </w:r>
    </w:p>
    <w:p w14:paraId="01EFB696" w14:textId="77777777" w:rsidR="004B4BA3" w:rsidRPr="004C6BC8" w:rsidRDefault="001A2C1A">
      <w:pPr>
        <w:pStyle w:val="ByLine"/>
      </w:pPr>
      <w:r w:rsidRPr="004C6BC8">
        <w:t>January 31 2019</w:t>
      </w:r>
    </w:p>
    <w:p w14:paraId="643C442C" w14:textId="77777777" w:rsidR="004B4BA3" w:rsidRPr="004C6BC8" w:rsidRDefault="004B4BA3">
      <w:pPr>
        <w:pStyle w:val="ChangeHistoryTitle"/>
        <w:rPr>
          <w:sz w:val="32"/>
        </w:rPr>
        <w:sectPr w:rsidR="004B4BA3" w:rsidRPr="004C6BC8">
          <w:footerReference w:type="default" r:id="rId8"/>
          <w:pgSz w:w="12240" w:h="15840" w:code="1"/>
          <w:pgMar w:top="1440" w:right="1440" w:bottom="1440" w:left="1440" w:header="720" w:footer="720" w:gutter="0"/>
          <w:pgNumType w:fmt="lowerRoman" w:start="1"/>
          <w:cols w:space="720"/>
        </w:sectPr>
      </w:pPr>
    </w:p>
    <w:p w14:paraId="77104837" w14:textId="77777777" w:rsidR="004B4BA3" w:rsidRPr="004C6BC8" w:rsidRDefault="004B4BA3">
      <w:pPr>
        <w:pStyle w:val="TOCEntry"/>
      </w:pPr>
      <w:bookmarkStart w:id="0" w:name="_Toc344877432"/>
      <w:bookmarkStart w:id="1" w:name="_Toc344879822"/>
      <w:bookmarkStart w:id="2" w:name="_Toc346508722"/>
      <w:bookmarkStart w:id="3" w:name="_Toc346508952"/>
      <w:bookmarkStart w:id="4" w:name="_Toc346509227"/>
      <w:bookmarkStart w:id="5" w:name="_Toc343477"/>
      <w:bookmarkEnd w:id="0"/>
      <w:bookmarkEnd w:id="1"/>
      <w:bookmarkEnd w:id="2"/>
      <w:bookmarkEnd w:id="3"/>
      <w:bookmarkEnd w:id="4"/>
      <w:r w:rsidRPr="004C6BC8">
        <w:lastRenderedPageBreak/>
        <w:t>Table of Contents</w:t>
      </w:r>
      <w:bookmarkEnd w:id="5"/>
    </w:p>
    <w:p w14:paraId="4708BA5B" w14:textId="79A204D7" w:rsidR="002B1D22" w:rsidRDefault="004B4BA3">
      <w:pPr>
        <w:pStyle w:val="TOC1"/>
        <w:rPr>
          <w:rFonts w:asciiTheme="minorHAnsi" w:eastAsiaTheme="minorEastAsia" w:hAnsiTheme="minorHAnsi" w:cstheme="minorBidi"/>
          <w:b w:val="0"/>
          <w:szCs w:val="24"/>
        </w:rPr>
      </w:pPr>
      <w:r w:rsidRPr="004C6BC8">
        <w:rPr>
          <w:rFonts w:ascii="Times New Roman" w:hAnsi="Times New Roman"/>
          <w:b w:val="0"/>
        </w:rPr>
        <w:fldChar w:fldCharType="begin"/>
      </w:r>
      <w:r w:rsidRPr="004C6BC8">
        <w:rPr>
          <w:rFonts w:ascii="Times New Roman" w:hAnsi="Times New Roman"/>
          <w:b w:val="0"/>
        </w:rPr>
        <w:instrText xml:space="preserve"> TOC \o "1-2" \t "TOCentry,1" </w:instrText>
      </w:r>
      <w:r w:rsidRPr="004C6BC8">
        <w:rPr>
          <w:rFonts w:ascii="Times New Roman" w:hAnsi="Times New Roman"/>
          <w:b w:val="0"/>
        </w:rPr>
        <w:fldChar w:fldCharType="separate"/>
      </w:r>
      <w:r w:rsidR="002B1D22">
        <w:t>Table of Contents</w:t>
      </w:r>
      <w:r w:rsidR="002B1D22">
        <w:tab/>
      </w:r>
      <w:r w:rsidR="002B1D22">
        <w:fldChar w:fldCharType="begin"/>
      </w:r>
      <w:r w:rsidR="002B1D22">
        <w:instrText xml:space="preserve"> PAGEREF _Toc343477 \h </w:instrText>
      </w:r>
      <w:r w:rsidR="002B1D22">
        <w:fldChar w:fldCharType="separate"/>
      </w:r>
      <w:r w:rsidR="005571AD">
        <w:t>ii</w:t>
      </w:r>
      <w:r w:rsidR="002B1D22">
        <w:fldChar w:fldCharType="end"/>
      </w:r>
    </w:p>
    <w:p w14:paraId="34E21139" w14:textId="4BC82FF5" w:rsidR="002B1D22" w:rsidRDefault="002B1D22">
      <w:pPr>
        <w:pStyle w:val="TOC1"/>
        <w:rPr>
          <w:rFonts w:asciiTheme="minorHAnsi" w:eastAsiaTheme="minorEastAsia" w:hAnsiTheme="minorHAnsi" w:cstheme="minorBidi"/>
          <w:b w:val="0"/>
          <w:szCs w:val="24"/>
        </w:rPr>
      </w:pPr>
      <w:r>
        <w:t>Revision History</w:t>
      </w:r>
      <w:r>
        <w:tab/>
      </w:r>
      <w:r>
        <w:fldChar w:fldCharType="begin"/>
      </w:r>
      <w:r>
        <w:instrText xml:space="preserve"> PAGEREF _Toc343478 \h </w:instrText>
      </w:r>
      <w:r>
        <w:fldChar w:fldCharType="separate"/>
      </w:r>
      <w:r w:rsidR="005571AD">
        <w:t>iii</w:t>
      </w:r>
      <w:r>
        <w:fldChar w:fldCharType="end"/>
      </w:r>
    </w:p>
    <w:p w14:paraId="5FBB7B37" w14:textId="34FDF52A" w:rsidR="002B1D22" w:rsidRDefault="002B1D22">
      <w:pPr>
        <w:pStyle w:val="TOC1"/>
        <w:rPr>
          <w:rFonts w:asciiTheme="minorHAnsi" w:eastAsiaTheme="minorEastAsia" w:hAnsiTheme="minorHAnsi" w:cstheme="minorBidi"/>
          <w:b w:val="0"/>
          <w:szCs w:val="24"/>
        </w:rPr>
      </w:pPr>
      <w:r>
        <w:t>1.</w:t>
      </w:r>
      <w:r>
        <w:rPr>
          <w:rFonts w:asciiTheme="minorHAnsi" w:eastAsiaTheme="minorEastAsia" w:hAnsiTheme="minorHAnsi" w:cstheme="minorBidi"/>
          <w:b w:val="0"/>
          <w:szCs w:val="24"/>
        </w:rPr>
        <w:tab/>
      </w:r>
      <w:r>
        <w:t>Introduction</w:t>
      </w:r>
      <w:r>
        <w:tab/>
      </w:r>
      <w:r>
        <w:fldChar w:fldCharType="begin"/>
      </w:r>
      <w:r>
        <w:instrText xml:space="preserve"> PAGEREF _Toc343479 \h </w:instrText>
      </w:r>
      <w:r>
        <w:fldChar w:fldCharType="separate"/>
      </w:r>
      <w:r w:rsidR="005571AD">
        <w:t>1</w:t>
      </w:r>
      <w:r>
        <w:fldChar w:fldCharType="end"/>
      </w:r>
    </w:p>
    <w:p w14:paraId="3672E012" w14:textId="2D1CBB01" w:rsidR="002B1D22" w:rsidRDefault="002B1D22">
      <w:pPr>
        <w:pStyle w:val="TOC2"/>
        <w:tabs>
          <w:tab w:val="left" w:pos="960"/>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Purpose</w:t>
      </w:r>
      <w:r>
        <w:rPr>
          <w:noProof/>
        </w:rPr>
        <w:tab/>
      </w:r>
      <w:r>
        <w:rPr>
          <w:noProof/>
        </w:rPr>
        <w:fldChar w:fldCharType="begin"/>
      </w:r>
      <w:r>
        <w:rPr>
          <w:noProof/>
        </w:rPr>
        <w:instrText xml:space="preserve"> PAGEREF _Toc343480 \h </w:instrText>
      </w:r>
      <w:r>
        <w:rPr>
          <w:noProof/>
        </w:rPr>
      </w:r>
      <w:r>
        <w:rPr>
          <w:noProof/>
        </w:rPr>
        <w:fldChar w:fldCharType="separate"/>
      </w:r>
      <w:r w:rsidR="005571AD">
        <w:rPr>
          <w:noProof/>
        </w:rPr>
        <w:t>1</w:t>
      </w:r>
      <w:r>
        <w:rPr>
          <w:noProof/>
        </w:rPr>
        <w:fldChar w:fldCharType="end"/>
      </w:r>
    </w:p>
    <w:p w14:paraId="700AEC60" w14:textId="02B097F9" w:rsidR="002B1D22" w:rsidRDefault="002B1D22">
      <w:pPr>
        <w:pStyle w:val="TOC2"/>
        <w:tabs>
          <w:tab w:val="left" w:pos="960"/>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Document Conventions</w:t>
      </w:r>
      <w:r>
        <w:rPr>
          <w:noProof/>
        </w:rPr>
        <w:tab/>
      </w:r>
      <w:r>
        <w:rPr>
          <w:noProof/>
        </w:rPr>
        <w:fldChar w:fldCharType="begin"/>
      </w:r>
      <w:r>
        <w:rPr>
          <w:noProof/>
        </w:rPr>
        <w:instrText xml:space="preserve"> PAGEREF _Toc343481 \h </w:instrText>
      </w:r>
      <w:r>
        <w:rPr>
          <w:noProof/>
        </w:rPr>
      </w:r>
      <w:r>
        <w:rPr>
          <w:noProof/>
        </w:rPr>
        <w:fldChar w:fldCharType="separate"/>
      </w:r>
      <w:r w:rsidR="005571AD">
        <w:rPr>
          <w:noProof/>
        </w:rPr>
        <w:t>1</w:t>
      </w:r>
      <w:r>
        <w:rPr>
          <w:noProof/>
        </w:rPr>
        <w:fldChar w:fldCharType="end"/>
      </w:r>
    </w:p>
    <w:p w14:paraId="6E1B16E8" w14:textId="0DC42A71" w:rsidR="002B1D22" w:rsidRDefault="002B1D22">
      <w:pPr>
        <w:pStyle w:val="TOC2"/>
        <w:tabs>
          <w:tab w:val="left" w:pos="960"/>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Collaboration and external sources.</w:t>
      </w:r>
      <w:r>
        <w:rPr>
          <w:noProof/>
        </w:rPr>
        <w:tab/>
      </w:r>
      <w:r>
        <w:rPr>
          <w:noProof/>
        </w:rPr>
        <w:fldChar w:fldCharType="begin"/>
      </w:r>
      <w:r>
        <w:rPr>
          <w:noProof/>
        </w:rPr>
        <w:instrText xml:space="preserve"> PAGEREF _Toc343482 \h </w:instrText>
      </w:r>
      <w:r>
        <w:rPr>
          <w:noProof/>
        </w:rPr>
      </w:r>
      <w:r>
        <w:rPr>
          <w:noProof/>
        </w:rPr>
        <w:fldChar w:fldCharType="separate"/>
      </w:r>
      <w:r w:rsidR="005571AD">
        <w:rPr>
          <w:noProof/>
        </w:rPr>
        <w:t>1</w:t>
      </w:r>
      <w:r>
        <w:rPr>
          <w:noProof/>
        </w:rPr>
        <w:fldChar w:fldCharType="end"/>
      </w:r>
    </w:p>
    <w:p w14:paraId="204AC230" w14:textId="541D1386" w:rsidR="002B1D22" w:rsidRDefault="002B1D22">
      <w:pPr>
        <w:pStyle w:val="TOC2"/>
        <w:tabs>
          <w:tab w:val="left" w:pos="960"/>
        </w:tabs>
        <w:rPr>
          <w:rFonts w:asciiTheme="minorHAnsi" w:eastAsiaTheme="minorEastAsia" w:hAnsiTheme="minorHAnsi" w:cstheme="minorBidi"/>
          <w:noProof/>
          <w:sz w:val="24"/>
          <w:szCs w:val="24"/>
        </w:rPr>
      </w:pPr>
      <w:r>
        <w:rPr>
          <w:noProof/>
        </w:rPr>
        <w:t>1.4</w:t>
      </w:r>
      <w:r>
        <w:rPr>
          <w:rFonts w:asciiTheme="minorHAnsi" w:eastAsiaTheme="minorEastAsia" w:hAnsiTheme="minorHAnsi" w:cstheme="minorBidi"/>
          <w:noProof/>
          <w:sz w:val="24"/>
          <w:szCs w:val="24"/>
        </w:rPr>
        <w:tab/>
      </w:r>
      <w:r>
        <w:rPr>
          <w:noProof/>
        </w:rPr>
        <w:t>Check INs</w:t>
      </w:r>
      <w:r>
        <w:rPr>
          <w:noProof/>
        </w:rPr>
        <w:tab/>
      </w:r>
      <w:r>
        <w:rPr>
          <w:noProof/>
        </w:rPr>
        <w:fldChar w:fldCharType="begin"/>
      </w:r>
      <w:r>
        <w:rPr>
          <w:noProof/>
        </w:rPr>
        <w:instrText xml:space="preserve"> PAGEREF _Toc343483 \h </w:instrText>
      </w:r>
      <w:r>
        <w:rPr>
          <w:noProof/>
        </w:rPr>
      </w:r>
      <w:r>
        <w:rPr>
          <w:noProof/>
        </w:rPr>
        <w:fldChar w:fldCharType="separate"/>
      </w:r>
      <w:r w:rsidR="005571AD">
        <w:rPr>
          <w:noProof/>
        </w:rPr>
        <w:t>1</w:t>
      </w:r>
      <w:r>
        <w:rPr>
          <w:noProof/>
        </w:rPr>
        <w:fldChar w:fldCharType="end"/>
      </w:r>
    </w:p>
    <w:p w14:paraId="6F08614F" w14:textId="08741EEC" w:rsidR="002B1D22" w:rsidRDefault="002B1D22">
      <w:pPr>
        <w:pStyle w:val="TOC2"/>
        <w:tabs>
          <w:tab w:val="left" w:pos="960"/>
        </w:tabs>
        <w:rPr>
          <w:rFonts w:asciiTheme="minorHAnsi" w:eastAsiaTheme="minorEastAsia" w:hAnsiTheme="minorHAnsi" w:cstheme="minorBidi"/>
          <w:noProof/>
          <w:sz w:val="24"/>
          <w:szCs w:val="24"/>
        </w:rPr>
      </w:pPr>
      <w:r>
        <w:rPr>
          <w:noProof/>
        </w:rPr>
        <w:t>1.5</w:t>
      </w:r>
      <w:r>
        <w:rPr>
          <w:rFonts w:asciiTheme="minorHAnsi" w:eastAsiaTheme="minorEastAsia" w:hAnsiTheme="minorHAnsi" w:cstheme="minorBidi"/>
          <w:noProof/>
          <w:sz w:val="24"/>
          <w:szCs w:val="24"/>
        </w:rPr>
        <w:tab/>
      </w:r>
      <w:r>
        <w:rPr>
          <w:noProof/>
        </w:rPr>
        <w:t>Version control and bug tracking</w:t>
      </w:r>
      <w:r>
        <w:rPr>
          <w:noProof/>
        </w:rPr>
        <w:tab/>
      </w:r>
      <w:r>
        <w:rPr>
          <w:noProof/>
        </w:rPr>
        <w:fldChar w:fldCharType="begin"/>
      </w:r>
      <w:r>
        <w:rPr>
          <w:noProof/>
        </w:rPr>
        <w:instrText xml:space="preserve"> PAGEREF _Toc343484 \h </w:instrText>
      </w:r>
      <w:r>
        <w:rPr>
          <w:noProof/>
        </w:rPr>
      </w:r>
      <w:r>
        <w:rPr>
          <w:noProof/>
        </w:rPr>
        <w:fldChar w:fldCharType="separate"/>
      </w:r>
      <w:r w:rsidR="005571AD">
        <w:rPr>
          <w:noProof/>
        </w:rPr>
        <w:t>1</w:t>
      </w:r>
      <w:r>
        <w:rPr>
          <w:noProof/>
        </w:rPr>
        <w:fldChar w:fldCharType="end"/>
      </w:r>
    </w:p>
    <w:p w14:paraId="2F8A048B" w14:textId="5EF5122F" w:rsidR="002B1D22" w:rsidRDefault="002B1D22">
      <w:pPr>
        <w:pStyle w:val="TOC2"/>
        <w:tabs>
          <w:tab w:val="left" w:pos="960"/>
        </w:tabs>
        <w:rPr>
          <w:rFonts w:asciiTheme="minorHAnsi" w:eastAsiaTheme="minorEastAsia" w:hAnsiTheme="minorHAnsi" w:cstheme="minorBidi"/>
          <w:noProof/>
          <w:sz w:val="24"/>
          <w:szCs w:val="24"/>
        </w:rPr>
      </w:pPr>
      <w:r>
        <w:rPr>
          <w:noProof/>
        </w:rPr>
        <w:t>1.6</w:t>
      </w:r>
      <w:r>
        <w:rPr>
          <w:rFonts w:asciiTheme="minorHAnsi" w:eastAsiaTheme="minorEastAsia" w:hAnsiTheme="minorHAnsi" w:cstheme="minorBidi"/>
          <w:noProof/>
          <w:sz w:val="24"/>
          <w:szCs w:val="24"/>
        </w:rPr>
        <w:tab/>
      </w:r>
      <w:r>
        <w:rPr>
          <w:noProof/>
        </w:rPr>
        <w:t>Integrated Development Environment.</w:t>
      </w:r>
      <w:r>
        <w:rPr>
          <w:noProof/>
        </w:rPr>
        <w:tab/>
      </w:r>
      <w:r>
        <w:rPr>
          <w:noProof/>
        </w:rPr>
        <w:fldChar w:fldCharType="begin"/>
      </w:r>
      <w:r>
        <w:rPr>
          <w:noProof/>
        </w:rPr>
        <w:instrText xml:space="preserve"> PAGEREF _Toc343485 \h </w:instrText>
      </w:r>
      <w:r>
        <w:rPr>
          <w:noProof/>
        </w:rPr>
      </w:r>
      <w:r>
        <w:rPr>
          <w:noProof/>
        </w:rPr>
        <w:fldChar w:fldCharType="separate"/>
      </w:r>
      <w:r w:rsidR="005571AD">
        <w:rPr>
          <w:noProof/>
        </w:rPr>
        <w:t>2</w:t>
      </w:r>
      <w:r>
        <w:rPr>
          <w:noProof/>
        </w:rPr>
        <w:fldChar w:fldCharType="end"/>
      </w:r>
    </w:p>
    <w:p w14:paraId="5CDD1140" w14:textId="4FAC1C0B" w:rsidR="002B1D22" w:rsidRDefault="002B1D22">
      <w:pPr>
        <w:pStyle w:val="TOC2"/>
        <w:tabs>
          <w:tab w:val="left" w:pos="960"/>
        </w:tabs>
        <w:rPr>
          <w:rFonts w:asciiTheme="minorHAnsi" w:eastAsiaTheme="minorEastAsia" w:hAnsiTheme="minorHAnsi" w:cstheme="minorBidi"/>
          <w:noProof/>
          <w:sz w:val="24"/>
          <w:szCs w:val="24"/>
        </w:rPr>
      </w:pPr>
      <w:r>
        <w:rPr>
          <w:noProof/>
        </w:rPr>
        <w:t>1.7</w:t>
      </w:r>
      <w:r>
        <w:rPr>
          <w:rFonts w:asciiTheme="minorHAnsi" w:eastAsiaTheme="minorEastAsia" w:hAnsiTheme="minorHAnsi" w:cstheme="minorBidi"/>
          <w:noProof/>
          <w:sz w:val="24"/>
          <w:szCs w:val="24"/>
        </w:rPr>
        <w:tab/>
      </w:r>
      <w:r>
        <w:rPr>
          <w:noProof/>
        </w:rPr>
        <w:t>Ensuring code quality</w:t>
      </w:r>
      <w:r>
        <w:rPr>
          <w:noProof/>
        </w:rPr>
        <w:tab/>
      </w:r>
      <w:r>
        <w:rPr>
          <w:noProof/>
        </w:rPr>
        <w:fldChar w:fldCharType="begin"/>
      </w:r>
      <w:r>
        <w:rPr>
          <w:noProof/>
        </w:rPr>
        <w:instrText xml:space="preserve"> PAGEREF _Toc343486 \h </w:instrText>
      </w:r>
      <w:r>
        <w:rPr>
          <w:noProof/>
        </w:rPr>
      </w:r>
      <w:r>
        <w:rPr>
          <w:noProof/>
        </w:rPr>
        <w:fldChar w:fldCharType="separate"/>
      </w:r>
      <w:r w:rsidR="005571AD">
        <w:rPr>
          <w:noProof/>
        </w:rPr>
        <w:t>2</w:t>
      </w:r>
      <w:r>
        <w:rPr>
          <w:noProof/>
        </w:rPr>
        <w:fldChar w:fldCharType="end"/>
      </w:r>
    </w:p>
    <w:p w14:paraId="27EBAC67" w14:textId="17D710E7" w:rsidR="002B1D22" w:rsidRDefault="002B1D22">
      <w:pPr>
        <w:pStyle w:val="TOC2"/>
        <w:tabs>
          <w:tab w:val="left" w:pos="960"/>
        </w:tabs>
        <w:rPr>
          <w:rFonts w:asciiTheme="minorHAnsi" w:eastAsiaTheme="minorEastAsia" w:hAnsiTheme="minorHAnsi" w:cstheme="minorBidi"/>
          <w:noProof/>
          <w:sz w:val="24"/>
          <w:szCs w:val="24"/>
        </w:rPr>
      </w:pPr>
      <w:r>
        <w:rPr>
          <w:noProof/>
        </w:rPr>
        <w:t>1.8</w:t>
      </w:r>
      <w:r>
        <w:rPr>
          <w:rFonts w:asciiTheme="minorHAnsi" w:eastAsiaTheme="minorEastAsia" w:hAnsiTheme="minorHAnsi" w:cstheme="minorBidi"/>
          <w:noProof/>
          <w:sz w:val="24"/>
          <w:szCs w:val="24"/>
        </w:rPr>
        <w:tab/>
      </w:r>
      <w:r>
        <w:rPr>
          <w:noProof/>
        </w:rPr>
        <w:t>Evaluating User stories</w:t>
      </w:r>
      <w:r>
        <w:rPr>
          <w:noProof/>
        </w:rPr>
        <w:tab/>
      </w:r>
      <w:r>
        <w:rPr>
          <w:noProof/>
        </w:rPr>
        <w:fldChar w:fldCharType="begin"/>
      </w:r>
      <w:r>
        <w:rPr>
          <w:noProof/>
        </w:rPr>
        <w:instrText xml:space="preserve"> PAGEREF _Toc343487 \h </w:instrText>
      </w:r>
      <w:r>
        <w:rPr>
          <w:noProof/>
        </w:rPr>
      </w:r>
      <w:r>
        <w:rPr>
          <w:noProof/>
        </w:rPr>
        <w:fldChar w:fldCharType="separate"/>
      </w:r>
      <w:r w:rsidR="005571AD">
        <w:rPr>
          <w:noProof/>
        </w:rPr>
        <w:t>2</w:t>
      </w:r>
      <w:r>
        <w:rPr>
          <w:noProof/>
        </w:rPr>
        <w:fldChar w:fldCharType="end"/>
      </w:r>
    </w:p>
    <w:p w14:paraId="1741B154" w14:textId="701AB011" w:rsidR="002B1D22" w:rsidRDefault="002B1D22">
      <w:pPr>
        <w:pStyle w:val="TOC1"/>
        <w:rPr>
          <w:rFonts w:asciiTheme="minorHAnsi" w:eastAsiaTheme="minorEastAsia" w:hAnsiTheme="minorHAnsi" w:cstheme="minorBidi"/>
          <w:b w:val="0"/>
          <w:szCs w:val="24"/>
        </w:rPr>
      </w:pPr>
      <w:r>
        <w:t>2.</w:t>
      </w:r>
      <w:r>
        <w:rPr>
          <w:rFonts w:asciiTheme="minorHAnsi" w:eastAsiaTheme="minorEastAsia" w:hAnsiTheme="minorHAnsi" w:cstheme="minorBidi"/>
          <w:b w:val="0"/>
          <w:szCs w:val="24"/>
        </w:rPr>
        <w:tab/>
      </w:r>
      <w:r>
        <w:t>App Design</w:t>
      </w:r>
      <w:r>
        <w:tab/>
      </w:r>
      <w:r>
        <w:fldChar w:fldCharType="begin"/>
      </w:r>
      <w:r>
        <w:instrText xml:space="preserve"> PAGEREF _Toc343488 \h </w:instrText>
      </w:r>
      <w:r>
        <w:fldChar w:fldCharType="separate"/>
      </w:r>
      <w:r w:rsidR="005571AD">
        <w:t>2</w:t>
      </w:r>
      <w:r>
        <w:fldChar w:fldCharType="end"/>
      </w:r>
    </w:p>
    <w:p w14:paraId="4E3CA90C" w14:textId="46EEECAD" w:rsidR="002B1D22" w:rsidRDefault="002B1D22">
      <w:pPr>
        <w:pStyle w:val="TOC1"/>
        <w:rPr>
          <w:rFonts w:asciiTheme="minorHAnsi" w:eastAsiaTheme="minorEastAsia" w:hAnsiTheme="minorHAnsi" w:cstheme="minorBidi"/>
          <w:b w:val="0"/>
          <w:szCs w:val="24"/>
        </w:rPr>
      </w:pPr>
      <w:r>
        <w:t>3.</w:t>
      </w:r>
      <w:r>
        <w:rPr>
          <w:rFonts w:asciiTheme="minorHAnsi" w:eastAsiaTheme="minorEastAsia" w:hAnsiTheme="minorHAnsi" w:cstheme="minorBidi"/>
          <w:b w:val="0"/>
          <w:szCs w:val="24"/>
        </w:rPr>
        <w:tab/>
      </w:r>
      <w:r>
        <w:t>Server and System Requirements</w:t>
      </w:r>
      <w:r>
        <w:tab/>
      </w:r>
      <w:r>
        <w:fldChar w:fldCharType="begin"/>
      </w:r>
      <w:r>
        <w:instrText xml:space="preserve"> PAGEREF _Toc343489 \h </w:instrText>
      </w:r>
      <w:r>
        <w:fldChar w:fldCharType="separate"/>
      </w:r>
      <w:r w:rsidR="005571AD">
        <w:t>2</w:t>
      </w:r>
      <w:r>
        <w:fldChar w:fldCharType="end"/>
      </w:r>
    </w:p>
    <w:p w14:paraId="082E20C8" w14:textId="62DC1276" w:rsidR="002B1D22" w:rsidRDefault="002B1D22">
      <w:pPr>
        <w:pStyle w:val="TOC1"/>
        <w:rPr>
          <w:rFonts w:asciiTheme="minorHAnsi" w:eastAsiaTheme="minorEastAsia" w:hAnsiTheme="minorHAnsi" w:cstheme="minorBidi"/>
          <w:b w:val="0"/>
          <w:szCs w:val="24"/>
        </w:rPr>
      </w:pPr>
      <w:r>
        <w:t>4.</w:t>
      </w:r>
      <w:r>
        <w:rPr>
          <w:rFonts w:asciiTheme="minorHAnsi" w:eastAsiaTheme="minorEastAsia" w:hAnsiTheme="minorHAnsi" w:cstheme="minorBidi"/>
          <w:b w:val="0"/>
          <w:szCs w:val="24"/>
        </w:rPr>
        <w:tab/>
      </w:r>
      <w:r>
        <w:t>Splash screen (125 points - Group)</w:t>
      </w:r>
      <w:r>
        <w:tab/>
      </w:r>
      <w:r>
        <w:fldChar w:fldCharType="begin"/>
      </w:r>
      <w:r>
        <w:instrText xml:space="preserve"> PAGEREF _Toc343490 \h </w:instrText>
      </w:r>
      <w:r>
        <w:fldChar w:fldCharType="separate"/>
      </w:r>
      <w:r w:rsidR="005571AD">
        <w:t>3</w:t>
      </w:r>
      <w:r>
        <w:fldChar w:fldCharType="end"/>
      </w:r>
    </w:p>
    <w:p w14:paraId="6CAC4FF3" w14:textId="076EAE4B" w:rsidR="002B1D22" w:rsidRDefault="002B1D22">
      <w:pPr>
        <w:pStyle w:val="TOC2"/>
        <w:tabs>
          <w:tab w:val="left" w:pos="960"/>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Responsive Splash. (20 points)</w:t>
      </w:r>
      <w:r>
        <w:rPr>
          <w:noProof/>
        </w:rPr>
        <w:tab/>
      </w:r>
      <w:r>
        <w:rPr>
          <w:noProof/>
        </w:rPr>
        <w:fldChar w:fldCharType="begin"/>
      </w:r>
      <w:r>
        <w:rPr>
          <w:noProof/>
        </w:rPr>
        <w:instrText xml:space="preserve"> PAGEREF _Toc343491 \h </w:instrText>
      </w:r>
      <w:r>
        <w:rPr>
          <w:noProof/>
        </w:rPr>
      </w:r>
      <w:r>
        <w:rPr>
          <w:noProof/>
        </w:rPr>
        <w:fldChar w:fldCharType="separate"/>
      </w:r>
      <w:r w:rsidR="005571AD">
        <w:rPr>
          <w:noProof/>
        </w:rPr>
        <w:t>3</w:t>
      </w:r>
      <w:r>
        <w:rPr>
          <w:noProof/>
        </w:rPr>
        <w:fldChar w:fldCharType="end"/>
      </w:r>
    </w:p>
    <w:p w14:paraId="29841F6E" w14:textId="61B457E6" w:rsidR="002B1D22" w:rsidRDefault="002B1D22">
      <w:pPr>
        <w:pStyle w:val="TOC2"/>
        <w:tabs>
          <w:tab w:val="left" w:pos="960"/>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Button Feedback. (5 points)</w:t>
      </w:r>
      <w:r>
        <w:rPr>
          <w:noProof/>
        </w:rPr>
        <w:tab/>
      </w:r>
      <w:r>
        <w:rPr>
          <w:noProof/>
        </w:rPr>
        <w:fldChar w:fldCharType="begin"/>
      </w:r>
      <w:r>
        <w:rPr>
          <w:noProof/>
        </w:rPr>
        <w:instrText xml:space="preserve"> PAGEREF _Toc343492 \h </w:instrText>
      </w:r>
      <w:r>
        <w:rPr>
          <w:noProof/>
        </w:rPr>
      </w:r>
      <w:r>
        <w:rPr>
          <w:noProof/>
        </w:rPr>
        <w:fldChar w:fldCharType="separate"/>
      </w:r>
      <w:r w:rsidR="005571AD">
        <w:rPr>
          <w:noProof/>
        </w:rPr>
        <w:t>3</w:t>
      </w:r>
      <w:r>
        <w:rPr>
          <w:noProof/>
        </w:rPr>
        <w:fldChar w:fldCharType="end"/>
      </w:r>
    </w:p>
    <w:p w14:paraId="4CB68611" w14:textId="489268EB" w:rsidR="002B1D22" w:rsidRDefault="002B1D22">
      <w:pPr>
        <w:pStyle w:val="TOC2"/>
        <w:tabs>
          <w:tab w:val="left" w:pos="960"/>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Animation (25 points)</w:t>
      </w:r>
      <w:r>
        <w:rPr>
          <w:noProof/>
        </w:rPr>
        <w:tab/>
      </w:r>
      <w:r>
        <w:rPr>
          <w:noProof/>
        </w:rPr>
        <w:fldChar w:fldCharType="begin"/>
      </w:r>
      <w:r>
        <w:rPr>
          <w:noProof/>
        </w:rPr>
        <w:instrText xml:space="preserve"> PAGEREF _Toc343493 \h </w:instrText>
      </w:r>
      <w:r>
        <w:rPr>
          <w:noProof/>
        </w:rPr>
      </w:r>
      <w:r>
        <w:rPr>
          <w:noProof/>
        </w:rPr>
        <w:fldChar w:fldCharType="separate"/>
      </w:r>
      <w:r w:rsidR="005571AD">
        <w:rPr>
          <w:noProof/>
        </w:rPr>
        <w:t>4</w:t>
      </w:r>
      <w:r>
        <w:rPr>
          <w:noProof/>
        </w:rPr>
        <w:fldChar w:fldCharType="end"/>
      </w:r>
    </w:p>
    <w:p w14:paraId="1142227B" w14:textId="49174F6B" w:rsidR="002B1D22" w:rsidRDefault="002B1D22">
      <w:pPr>
        <w:pStyle w:val="TOC2"/>
        <w:tabs>
          <w:tab w:val="left" w:pos="960"/>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Internationalization (15 points)</w:t>
      </w:r>
      <w:r>
        <w:rPr>
          <w:noProof/>
        </w:rPr>
        <w:tab/>
      </w:r>
      <w:r>
        <w:rPr>
          <w:noProof/>
        </w:rPr>
        <w:fldChar w:fldCharType="begin"/>
      </w:r>
      <w:r>
        <w:rPr>
          <w:noProof/>
        </w:rPr>
        <w:instrText xml:space="preserve"> PAGEREF _Toc343494 \h </w:instrText>
      </w:r>
      <w:r>
        <w:rPr>
          <w:noProof/>
        </w:rPr>
      </w:r>
      <w:r>
        <w:rPr>
          <w:noProof/>
        </w:rPr>
        <w:fldChar w:fldCharType="separate"/>
      </w:r>
      <w:r w:rsidR="005571AD">
        <w:rPr>
          <w:noProof/>
        </w:rPr>
        <w:t>4</w:t>
      </w:r>
      <w:r>
        <w:rPr>
          <w:noProof/>
        </w:rPr>
        <w:fldChar w:fldCharType="end"/>
      </w:r>
    </w:p>
    <w:p w14:paraId="3131762B" w14:textId="45B8B0F9" w:rsidR="002B1D22" w:rsidRDefault="002B1D22">
      <w:pPr>
        <w:pStyle w:val="TOC2"/>
        <w:tabs>
          <w:tab w:val="left" w:pos="960"/>
        </w:tabs>
        <w:rPr>
          <w:rFonts w:asciiTheme="minorHAnsi" w:eastAsiaTheme="minorEastAsia" w:hAnsiTheme="minorHAnsi" w:cstheme="minorBidi"/>
          <w:noProof/>
          <w:sz w:val="24"/>
          <w:szCs w:val="24"/>
        </w:rPr>
      </w:pPr>
      <w:r>
        <w:rPr>
          <w:noProof/>
        </w:rPr>
        <w:t>4.5</w:t>
      </w:r>
      <w:r>
        <w:rPr>
          <w:rFonts w:asciiTheme="minorHAnsi" w:eastAsiaTheme="minorEastAsia" w:hAnsiTheme="minorHAnsi" w:cstheme="minorBidi"/>
          <w:noProof/>
          <w:sz w:val="24"/>
          <w:szCs w:val="24"/>
        </w:rPr>
        <w:tab/>
      </w:r>
      <w:r>
        <w:rPr>
          <w:noProof/>
        </w:rPr>
        <w:t>Navigation Getting Started (10 points)</w:t>
      </w:r>
      <w:r>
        <w:rPr>
          <w:noProof/>
        </w:rPr>
        <w:tab/>
      </w:r>
      <w:r>
        <w:rPr>
          <w:noProof/>
        </w:rPr>
        <w:fldChar w:fldCharType="begin"/>
      </w:r>
      <w:r>
        <w:rPr>
          <w:noProof/>
        </w:rPr>
        <w:instrText xml:space="preserve"> PAGEREF _Toc343495 \h </w:instrText>
      </w:r>
      <w:r>
        <w:rPr>
          <w:noProof/>
        </w:rPr>
      </w:r>
      <w:r>
        <w:rPr>
          <w:noProof/>
        </w:rPr>
        <w:fldChar w:fldCharType="separate"/>
      </w:r>
      <w:r w:rsidR="005571AD">
        <w:rPr>
          <w:noProof/>
        </w:rPr>
        <w:t>4</w:t>
      </w:r>
      <w:r>
        <w:rPr>
          <w:noProof/>
        </w:rPr>
        <w:fldChar w:fldCharType="end"/>
      </w:r>
    </w:p>
    <w:p w14:paraId="518F0CE9" w14:textId="56EFC23D" w:rsidR="002B1D22" w:rsidRDefault="002B1D22">
      <w:pPr>
        <w:pStyle w:val="TOC2"/>
        <w:tabs>
          <w:tab w:val="left" w:pos="960"/>
        </w:tabs>
        <w:rPr>
          <w:rFonts w:asciiTheme="minorHAnsi" w:eastAsiaTheme="minorEastAsia" w:hAnsiTheme="minorHAnsi" w:cstheme="minorBidi"/>
          <w:noProof/>
          <w:sz w:val="24"/>
          <w:szCs w:val="24"/>
        </w:rPr>
      </w:pPr>
      <w:r>
        <w:rPr>
          <w:noProof/>
        </w:rPr>
        <w:t>4.6</w:t>
      </w:r>
      <w:r>
        <w:rPr>
          <w:rFonts w:asciiTheme="minorHAnsi" w:eastAsiaTheme="minorEastAsia" w:hAnsiTheme="minorHAnsi" w:cstheme="minorBidi"/>
          <w:noProof/>
          <w:sz w:val="24"/>
          <w:szCs w:val="24"/>
        </w:rPr>
        <w:tab/>
      </w:r>
      <w:r>
        <w:rPr>
          <w:noProof/>
        </w:rPr>
        <w:t>Second Time Bypass (10 points)</w:t>
      </w:r>
      <w:r>
        <w:rPr>
          <w:noProof/>
        </w:rPr>
        <w:tab/>
      </w:r>
      <w:r>
        <w:rPr>
          <w:noProof/>
        </w:rPr>
        <w:fldChar w:fldCharType="begin"/>
      </w:r>
      <w:r>
        <w:rPr>
          <w:noProof/>
        </w:rPr>
        <w:instrText xml:space="preserve"> PAGEREF _Toc343496 \h </w:instrText>
      </w:r>
      <w:r>
        <w:rPr>
          <w:noProof/>
        </w:rPr>
      </w:r>
      <w:r>
        <w:rPr>
          <w:noProof/>
        </w:rPr>
        <w:fldChar w:fldCharType="separate"/>
      </w:r>
      <w:r w:rsidR="005571AD">
        <w:rPr>
          <w:noProof/>
        </w:rPr>
        <w:t>4</w:t>
      </w:r>
      <w:r>
        <w:rPr>
          <w:noProof/>
        </w:rPr>
        <w:fldChar w:fldCharType="end"/>
      </w:r>
    </w:p>
    <w:p w14:paraId="77EF36CF" w14:textId="370F56FE" w:rsidR="002B1D22" w:rsidRDefault="002B1D22">
      <w:pPr>
        <w:pStyle w:val="TOC2"/>
        <w:tabs>
          <w:tab w:val="left" w:pos="960"/>
        </w:tabs>
        <w:rPr>
          <w:rFonts w:asciiTheme="minorHAnsi" w:eastAsiaTheme="minorEastAsia" w:hAnsiTheme="minorHAnsi" w:cstheme="minorBidi"/>
          <w:noProof/>
          <w:sz w:val="24"/>
          <w:szCs w:val="24"/>
        </w:rPr>
      </w:pPr>
      <w:r>
        <w:rPr>
          <w:noProof/>
        </w:rPr>
        <w:t>4.7</w:t>
      </w:r>
      <w:r>
        <w:rPr>
          <w:rFonts w:asciiTheme="minorHAnsi" w:eastAsiaTheme="minorEastAsia" w:hAnsiTheme="minorHAnsi" w:cstheme="minorBidi"/>
          <w:noProof/>
          <w:sz w:val="24"/>
          <w:szCs w:val="24"/>
        </w:rPr>
        <w:tab/>
      </w:r>
      <w:r>
        <w:rPr>
          <w:noProof/>
        </w:rPr>
        <w:t>Oath based login and registration (40 points)</w:t>
      </w:r>
      <w:r>
        <w:rPr>
          <w:noProof/>
        </w:rPr>
        <w:tab/>
      </w:r>
      <w:r>
        <w:rPr>
          <w:noProof/>
        </w:rPr>
        <w:fldChar w:fldCharType="begin"/>
      </w:r>
      <w:r>
        <w:rPr>
          <w:noProof/>
        </w:rPr>
        <w:instrText xml:space="preserve"> PAGEREF _Toc343497 \h </w:instrText>
      </w:r>
      <w:r>
        <w:rPr>
          <w:noProof/>
        </w:rPr>
      </w:r>
      <w:r>
        <w:rPr>
          <w:noProof/>
        </w:rPr>
        <w:fldChar w:fldCharType="separate"/>
      </w:r>
      <w:r w:rsidR="005571AD">
        <w:rPr>
          <w:noProof/>
        </w:rPr>
        <w:t>4</w:t>
      </w:r>
      <w:r>
        <w:rPr>
          <w:noProof/>
        </w:rPr>
        <w:fldChar w:fldCharType="end"/>
      </w:r>
    </w:p>
    <w:p w14:paraId="2F16A02E" w14:textId="134A7254" w:rsidR="002B1D22" w:rsidRDefault="002B1D22">
      <w:pPr>
        <w:pStyle w:val="TOC1"/>
        <w:rPr>
          <w:rFonts w:asciiTheme="minorHAnsi" w:eastAsiaTheme="minorEastAsia" w:hAnsiTheme="minorHAnsi" w:cstheme="minorBidi"/>
          <w:b w:val="0"/>
          <w:szCs w:val="24"/>
        </w:rPr>
      </w:pPr>
      <w:r>
        <w:t>5.</w:t>
      </w:r>
      <w:r>
        <w:rPr>
          <w:rFonts w:asciiTheme="minorHAnsi" w:eastAsiaTheme="minorEastAsia" w:hAnsiTheme="minorHAnsi" w:cstheme="minorBidi"/>
          <w:b w:val="0"/>
          <w:szCs w:val="24"/>
        </w:rPr>
        <w:tab/>
      </w:r>
      <w:r>
        <w:t>Home Screen (80 points – Group, 175 points – Individual)</w:t>
      </w:r>
      <w:r>
        <w:tab/>
      </w:r>
      <w:r>
        <w:fldChar w:fldCharType="begin"/>
      </w:r>
      <w:r>
        <w:instrText xml:space="preserve"> PAGEREF _Toc343498 \h </w:instrText>
      </w:r>
      <w:r>
        <w:fldChar w:fldCharType="separate"/>
      </w:r>
      <w:r w:rsidR="005571AD">
        <w:t>5</w:t>
      </w:r>
      <w:r>
        <w:fldChar w:fldCharType="end"/>
      </w:r>
    </w:p>
    <w:p w14:paraId="120BDDA7" w14:textId="60B8A7B5" w:rsidR="002B1D22" w:rsidRDefault="002B1D22">
      <w:pPr>
        <w:pStyle w:val="TOC2"/>
        <w:tabs>
          <w:tab w:val="left" w:pos="960"/>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Display a single Invitation Card (50 points)</w:t>
      </w:r>
      <w:r>
        <w:rPr>
          <w:noProof/>
        </w:rPr>
        <w:tab/>
      </w:r>
      <w:r>
        <w:rPr>
          <w:noProof/>
        </w:rPr>
        <w:fldChar w:fldCharType="begin"/>
      </w:r>
      <w:r>
        <w:rPr>
          <w:noProof/>
        </w:rPr>
        <w:instrText xml:space="preserve"> PAGEREF _Toc343499 \h </w:instrText>
      </w:r>
      <w:r>
        <w:rPr>
          <w:noProof/>
        </w:rPr>
      </w:r>
      <w:r>
        <w:rPr>
          <w:noProof/>
        </w:rPr>
        <w:fldChar w:fldCharType="separate"/>
      </w:r>
      <w:r w:rsidR="005571AD">
        <w:rPr>
          <w:noProof/>
        </w:rPr>
        <w:t>5</w:t>
      </w:r>
      <w:r>
        <w:rPr>
          <w:noProof/>
        </w:rPr>
        <w:fldChar w:fldCharType="end"/>
      </w:r>
    </w:p>
    <w:p w14:paraId="6C431A72" w14:textId="4715B3AC" w:rsidR="002B1D22" w:rsidRDefault="002B1D22">
      <w:pPr>
        <w:pStyle w:val="TOC2"/>
        <w:tabs>
          <w:tab w:val="left" w:pos="960"/>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List of pending invitations (5 Points) (Individual)</w:t>
      </w:r>
      <w:r>
        <w:rPr>
          <w:noProof/>
        </w:rPr>
        <w:tab/>
      </w:r>
      <w:r>
        <w:rPr>
          <w:noProof/>
        </w:rPr>
        <w:fldChar w:fldCharType="begin"/>
      </w:r>
      <w:r>
        <w:rPr>
          <w:noProof/>
        </w:rPr>
        <w:instrText xml:space="preserve"> PAGEREF _Toc343500 \h </w:instrText>
      </w:r>
      <w:r>
        <w:rPr>
          <w:noProof/>
        </w:rPr>
      </w:r>
      <w:r>
        <w:rPr>
          <w:noProof/>
        </w:rPr>
        <w:fldChar w:fldCharType="separate"/>
      </w:r>
      <w:r w:rsidR="005571AD">
        <w:rPr>
          <w:noProof/>
        </w:rPr>
        <w:t>6</w:t>
      </w:r>
      <w:r>
        <w:rPr>
          <w:noProof/>
        </w:rPr>
        <w:fldChar w:fldCharType="end"/>
      </w:r>
    </w:p>
    <w:p w14:paraId="655A6BE4" w14:textId="164E4A1C" w:rsidR="002B1D22" w:rsidRDefault="002B1D22">
      <w:pPr>
        <w:pStyle w:val="TOC2"/>
        <w:tabs>
          <w:tab w:val="left" w:pos="960"/>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Invitations and Firebase (25 Points) (Individual)</w:t>
      </w:r>
      <w:r>
        <w:rPr>
          <w:noProof/>
        </w:rPr>
        <w:tab/>
      </w:r>
      <w:r>
        <w:rPr>
          <w:noProof/>
        </w:rPr>
        <w:fldChar w:fldCharType="begin"/>
      </w:r>
      <w:r>
        <w:rPr>
          <w:noProof/>
        </w:rPr>
        <w:instrText xml:space="preserve"> PAGEREF _Toc343501 \h </w:instrText>
      </w:r>
      <w:r>
        <w:rPr>
          <w:noProof/>
        </w:rPr>
      </w:r>
      <w:r>
        <w:rPr>
          <w:noProof/>
        </w:rPr>
        <w:fldChar w:fldCharType="separate"/>
      </w:r>
      <w:r w:rsidR="005571AD">
        <w:rPr>
          <w:noProof/>
        </w:rPr>
        <w:t>6</w:t>
      </w:r>
      <w:r>
        <w:rPr>
          <w:noProof/>
        </w:rPr>
        <w:fldChar w:fldCharType="end"/>
      </w:r>
    </w:p>
    <w:p w14:paraId="58E9F9FF" w14:textId="7C96EC7A" w:rsidR="002B1D22" w:rsidRDefault="002B1D22">
      <w:pPr>
        <w:pStyle w:val="TOC2"/>
        <w:tabs>
          <w:tab w:val="left" w:pos="960"/>
        </w:tabs>
        <w:rPr>
          <w:rFonts w:asciiTheme="minorHAnsi" w:eastAsiaTheme="minorEastAsia" w:hAnsiTheme="minorHAnsi" w:cstheme="minorBidi"/>
          <w:noProof/>
          <w:sz w:val="24"/>
          <w:szCs w:val="24"/>
        </w:rPr>
      </w:pPr>
      <w:r>
        <w:rPr>
          <w:noProof/>
        </w:rPr>
        <w:t>5.4</w:t>
      </w:r>
      <w:r>
        <w:rPr>
          <w:rFonts w:asciiTheme="minorHAnsi" w:eastAsiaTheme="minorEastAsia" w:hAnsiTheme="minorHAnsi" w:cstheme="minorBidi"/>
          <w:noProof/>
          <w:sz w:val="24"/>
          <w:szCs w:val="24"/>
        </w:rPr>
        <w:tab/>
      </w:r>
      <w:r>
        <w:rPr>
          <w:noProof/>
        </w:rPr>
        <w:t>Pending Carousel (45 Points) (Individual)</w:t>
      </w:r>
      <w:r>
        <w:rPr>
          <w:noProof/>
        </w:rPr>
        <w:tab/>
      </w:r>
      <w:r>
        <w:rPr>
          <w:noProof/>
        </w:rPr>
        <w:fldChar w:fldCharType="begin"/>
      </w:r>
      <w:r>
        <w:rPr>
          <w:noProof/>
        </w:rPr>
        <w:instrText xml:space="preserve"> PAGEREF _Toc343502 \h </w:instrText>
      </w:r>
      <w:r>
        <w:rPr>
          <w:noProof/>
        </w:rPr>
      </w:r>
      <w:r>
        <w:rPr>
          <w:noProof/>
        </w:rPr>
        <w:fldChar w:fldCharType="separate"/>
      </w:r>
      <w:r w:rsidR="005571AD">
        <w:rPr>
          <w:noProof/>
        </w:rPr>
        <w:t>6</w:t>
      </w:r>
      <w:r>
        <w:rPr>
          <w:noProof/>
        </w:rPr>
        <w:fldChar w:fldCharType="end"/>
      </w:r>
    </w:p>
    <w:p w14:paraId="23288242" w14:textId="6B374DE1" w:rsidR="002B1D22" w:rsidRDefault="002B1D22">
      <w:pPr>
        <w:pStyle w:val="TOC2"/>
        <w:tabs>
          <w:tab w:val="left" w:pos="960"/>
        </w:tabs>
        <w:rPr>
          <w:rFonts w:asciiTheme="minorHAnsi" w:eastAsiaTheme="minorEastAsia" w:hAnsiTheme="minorHAnsi" w:cstheme="minorBidi"/>
          <w:noProof/>
          <w:sz w:val="24"/>
          <w:szCs w:val="24"/>
        </w:rPr>
      </w:pPr>
      <w:r>
        <w:rPr>
          <w:noProof/>
        </w:rPr>
        <w:t>5.5</w:t>
      </w:r>
      <w:r>
        <w:rPr>
          <w:rFonts w:asciiTheme="minorHAnsi" w:eastAsiaTheme="minorEastAsia" w:hAnsiTheme="minorHAnsi" w:cstheme="minorBidi"/>
          <w:noProof/>
          <w:sz w:val="24"/>
          <w:szCs w:val="24"/>
        </w:rPr>
        <w:tab/>
      </w:r>
      <w:r>
        <w:rPr>
          <w:noProof/>
        </w:rPr>
        <w:t>Display the Events for today, tomorrow &amp; the next day (30 points)</w:t>
      </w:r>
      <w:r>
        <w:rPr>
          <w:noProof/>
        </w:rPr>
        <w:tab/>
      </w:r>
      <w:r>
        <w:rPr>
          <w:noProof/>
        </w:rPr>
        <w:fldChar w:fldCharType="begin"/>
      </w:r>
      <w:r>
        <w:rPr>
          <w:noProof/>
        </w:rPr>
        <w:instrText xml:space="preserve"> PAGEREF _Toc343503 \h </w:instrText>
      </w:r>
      <w:r>
        <w:rPr>
          <w:noProof/>
        </w:rPr>
      </w:r>
      <w:r>
        <w:rPr>
          <w:noProof/>
        </w:rPr>
        <w:fldChar w:fldCharType="separate"/>
      </w:r>
      <w:r w:rsidR="005571AD">
        <w:rPr>
          <w:noProof/>
        </w:rPr>
        <w:t>7</w:t>
      </w:r>
      <w:r>
        <w:rPr>
          <w:noProof/>
        </w:rPr>
        <w:fldChar w:fldCharType="end"/>
      </w:r>
    </w:p>
    <w:p w14:paraId="6419D08D" w14:textId="5B0BB3C0" w:rsidR="002B1D22" w:rsidRDefault="002B1D22">
      <w:pPr>
        <w:pStyle w:val="TOC2"/>
        <w:tabs>
          <w:tab w:val="left" w:pos="960"/>
        </w:tabs>
        <w:rPr>
          <w:rFonts w:asciiTheme="minorHAnsi" w:eastAsiaTheme="minorEastAsia" w:hAnsiTheme="minorHAnsi" w:cstheme="minorBidi"/>
          <w:noProof/>
          <w:sz w:val="24"/>
          <w:szCs w:val="24"/>
        </w:rPr>
      </w:pPr>
      <w:r>
        <w:rPr>
          <w:noProof/>
        </w:rPr>
        <w:t>5.6</w:t>
      </w:r>
      <w:r>
        <w:rPr>
          <w:rFonts w:asciiTheme="minorHAnsi" w:eastAsiaTheme="minorEastAsia" w:hAnsiTheme="minorHAnsi" w:cstheme="minorBidi"/>
          <w:noProof/>
          <w:sz w:val="24"/>
          <w:szCs w:val="24"/>
        </w:rPr>
        <w:tab/>
      </w:r>
      <w:r>
        <w:rPr>
          <w:noProof/>
        </w:rPr>
        <w:t>Vertical Scrolling Event Section (Individual) (40 points)</w:t>
      </w:r>
      <w:r>
        <w:rPr>
          <w:noProof/>
        </w:rPr>
        <w:tab/>
      </w:r>
      <w:r>
        <w:rPr>
          <w:noProof/>
        </w:rPr>
        <w:fldChar w:fldCharType="begin"/>
      </w:r>
      <w:r>
        <w:rPr>
          <w:noProof/>
        </w:rPr>
        <w:instrText xml:space="preserve"> PAGEREF _Toc343504 \h </w:instrText>
      </w:r>
      <w:r>
        <w:rPr>
          <w:noProof/>
        </w:rPr>
      </w:r>
      <w:r>
        <w:rPr>
          <w:noProof/>
        </w:rPr>
        <w:fldChar w:fldCharType="separate"/>
      </w:r>
      <w:r w:rsidR="005571AD">
        <w:rPr>
          <w:noProof/>
        </w:rPr>
        <w:t>7</w:t>
      </w:r>
      <w:r>
        <w:rPr>
          <w:noProof/>
        </w:rPr>
        <w:fldChar w:fldCharType="end"/>
      </w:r>
    </w:p>
    <w:p w14:paraId="4D62A25D" w14:textId="5260E9F8" w:rsidR="002B1D22" w:rsidRDefault="002B1D22">
      <w:pPr>
        <w:pStyle w:val="TOC2"/>
        <w:tabs>
          <w:tab w:val="left" w:pos="960"/>
        </w:tabs>
        <w:rPr>
          <w:rFonts w:asciiTheme="minorHAnsi" w:eastAsiaTheme="minorEastAsia" w:hAnsiTheme="minorHAnsi" w:cstheme="minorBidi"/>
          <w:noProof/>
          <w:sz w:val="24"/>
          <w:szCs w:val="24"/>
        </w:rPr>
      </w:pPr>
      <w:r>
        <w:rPr>
          <w:noProof/>
        </w:rPr>
        <w:t>5.7</w:t>
      </w:r>
      <w:r>
        <w:rPr>
          <w:rFonts w:asciiTheme="minorHAnsi" w:eastAsiaTheme="minorEastAsia" w:hAnsiTheme="minorHAnsi" w:cstheme="minorBidi"/>
          <w:noProof/>
          <w:sz w:val="24"/>
          <w:szCs w:val="24"/>
        </w:rPr>
        <w:tab/>
      </w:r>
      <w:r>
        <w:rPr>
          <w:noProof/>
        </w:rPr>
        <w:t>Horizontal Swiping by Month (Individual) (40 points)</w:t>
      </w:r>
      <w:r>
        <w:rPr>
          <w:noProof/>
        </w:rPr>
        <w:tab/>
      </w:r>
      <w:r>
        <w:rPr>
          <w:noProof/>
        </w:rPr>
        <w:fldChar w:fldCharType="begin"/>
      </w:r>
      <w:r>
        <w:rPr>
          <w:noProof/>
        </w:rPr>
        <w:instrText xml:space="preserve"> PAGEREF _Toc343505 \h </w:instrText>
      </w:r>
      <w:r>
        <w:rPr>
          <w:noProof/>
        </w:rPr>
      </w:r>
      <w:r>
        <w:rPr>
          <w:noProof/>
        </w:rPr>
        <w:fldChar w:fldCharType="separate"/>
      </w:r>
      <w:r w:rsidR="005571AD">
        <w:rPr>
          <w:noProof/>
        </w:rPr>
        <w:t>7</w:t>
      </w:r>
      <w:r>
        <w:rPr>
          <w:noProof/>
        </w:rPr>
        <w:fldChar w:fldCharType="end"/>
      </w:r>
    </w:p>
    <w:p w14:paraId="5BFBAE43" w14:textId="78F2759D" w:rsidR="002B1D22" w:rsidRDefault="002B1D22">
      <w:pPr>
        <w:pStyle w:val="TOC2"/>
        <w:tabs>
          <w:tab w:val="left" w:pos="960"/>
        </w:tabs>
        <w:rPr>
          <w:rFonts w:asciiTheme="minorHAnsi" w:eastAsiaTheme="minorEastAsia" w:hAnsiTheme="minorHAnsi" w:cstheme="minorBidi"/>
          <w:noProof/>
          <w:sz w:val="24"/>
          <w:szCs w:val="24"/>
        </w:rPr>
      </w:pPr>
      <w:r>
        <w:rPr>
          <w:noProof/>
        </w:rPr>
        <w:t>5.8</w:t>
      </w:r>
      <w:r>
        <w:rPr>
          <w:rFonts w:asciiTheme="minorHAnsi" w:eastAsiaTheme="minorEastAsia" w:hAnsiTheme="minorHAnsi" w:cstheme="minorBidi"/>
          <w:noProof/>
          <w:sz w:val="24"/>
          <w:szCs w:val="24"/>
        </w:rPr>
        <w:tab/>
      </w:r>
      <w:r>
        <w:rPr>
          <w:noProof/>
        </w:rPr>
        <w:t>Horizontal Swiping by Calendar (Individual) (20 points)</w:t>
      </w:r>
      <w:r>
        <w:rPr>
          <w:noProof/>
        </w:rPr>
        <w:tab/>
      </w:r>
      <w:r>
        <w:rPr>
          <w:noProof/>
        </w:rPr>
        <w:fldChar w:fldCharType="begin"/>
      </w:r>
      <w:r>
        <w:rPr>
          <w:noProof/>
        </w:rPr>
        <w:instrText xml:space="preserve"> PAGEREF _Toc343506 \h </w:instrText>
      </w:r>
      <w:r>
        <w:rPr>
          <w:noProof/>
        </w:rPr>
      </w:r>
      <w:r>
        <w:rPr>
          <w:noProof/>
        </w:rPr>
        <w:fldChar w:fldCharType="separate"/>
      </w:r>
      <w:r w:rsidR="005571AD">
        <w:rPr>
          <w:noProof/>
        </w:rPr>
        <w:t>7</w:t>
      </w:r>
      <w:r>
        <w:rPr>
          <w:noProof/>
        </w:rPr>
        <w:fldChar w:fldCharType="end"/>
      </w:r>
    </w:p>
    <w:p w14:paraId="6159306E" w14:textId="26714EE8" w:rsidR="002B1D22" w:rsidRDefault="002B1D22">
      <w:pPr>
        <w:pStyle w:val="TOC1"/>
        <w:rPr>
          <w:rFonts w:asciiTheme="minorHAnsi" w:eastAsiaTheme="minorEastAsia" w:hAnsiTheme="minorHAnsi" w:cstheme="minorBidi"/>
          <w:b w:val="0"/>
          <w:szCs w:val="24"/>
        </w:rPr>
      </w:pPr>
      <w:r>
        <w:t>6.</w:t>
      </w:r>
      <w:r>
        <w:rPr>
          <w:rFonts w:asciiTheme="minorHAnsi" w:eastAsiaTheme="minorEastAsia" w:hAnsiTheme="minorHAnsi" w:cstheme="minorBidi"/>
          <w:b w:val="0"/>
          <w:szCs w:val="24"/>
        </w:rPr>
        <w:tab/>
      </w:r>
      <w:r>
        <w:t>Invitation Details Screen (I25 points - Individual)</w:t>
      </w:r>
      <w:r>
        <w:tab/>
      </w:r>
      <w:r>
        <w:fldChar w:fldCharType="begin"/>
      </w:r>
      <w:r>
        <w:instrText xml:space="preserve"> PAGEREF _Toc343507 \h </w:instrText>
      </w:r>
      <w:r>
        <w:fldChar w:fldCharType="separate"/>
      </w:r>
      <w:r w:rsidR="005571AD">
        <w:t>8</w:t>
      </w:r>
      <w:r>
        <w:fldChar w:fldCharType="end"/>
      </w:r>
    </w:p>
    <w:p w14:paraId="35A3E1F9" w14:textId="12B1CE35" w:rsidR="002B1D22" w:rsidRDefault="002B1D22">
      <w:pPr>
        <w:pStyle w:val="TOC2"/>
        <w:tabs>
          <w:tab w:val="left" w:pos="960"/>
        </w:tabs>
        <w:rPr>
          <w:rFonts w:asciiTheme="minorHAnsi" w:eastAsiaTheme="minorEastAsia" w:hAnsiTheme="minorHAnsi" w:cstheme="minorBidi"/>
          <w:noProof/>
          <w:sz w:val="24"/>
          <w:szCs w:val="24"/>
        </w:rPr>
      </w:pPr>
      <w:r>
        <w:rPr>
          <w:noProof/>
        </w:rPr>
        <w:t>6.1</w:t>
      </w:r>
      <w:r>
        <w:rPr>
          <w:rFonts w:asciiTheme="minorHAnsi" w:eastAsiaTheme="minorEastAsia" w:hAnsiTheme="minorHAnsi" w:cstheme="minorBidi"/>
          <w:noProof/>
          <w:sz w:val="24"/>
          <w:szCs w:val="24"/>
        </w:rPr>
        <w:tab/>
      </w:r>
      <w:r>
        <w:rPr>
          <w:noProof/>
        </w:rPr>
        <w:t>Click on the invitation card. (20 points)</w:t>
      </w:r>
      <w:r>
        <w:rPr>
          <w:noProof/>
        </w:rPr>
        <w:tab/>
      </w:r>
      <w:r>
        <w:rPr>
          <w:noProof/>
        </w:rPr>
        <w:fldChar w:fldCharType="begin"/>
      </w:r>
      <w:r>
        <w:rPr>
          <w:noProof/>
        </w:rPr>
        <w:instrText xml:space="preserve"> PAGEREF _Toc343508 \h </w:instrText>
      </w:r>
      <w:r>
        <w:rPr>
          <w:noProof/>
        </w:rPr>
      </w:r>
      <w:r>
        <w:rPr>
          <w:noProof/>
        </w:rPr>
        <w:fldChar w:fldCharType="separate"/>
      </w:r>
      <w:r w:rsidR="005571AD">
        <w:rPr>
          <w:noProof/>
        </w:rPr>
        <w:t>8</w:t>
      </w:r>
      <w:r>
        <w:rPr>
          <w:noProof/>
        </w:rPr>
        <w:fldChar w:fldCharType="end"/>
      </w:r>
    </w:p>
    <w:p w14:paraId="6B20EA84" w14:textId="26A889FF" w:rsidR="002B1D22" w:rsidRDefault="002B1D22">
      <w:pPr>
        <w:pStyle w:val="TOC2"/>
        <w:tabs>
          <w:tab w:val="left" w:pos="960"/>
        </w:tabs>
        <w:rPr>
          <w:rFonts w:asciiTheme="minorHAnsi" w:eastAsiaTheme="minorEastAsia" w:hAnsiTheme="minorHAnsi" w:cstheme="minorBidi"/>
          <w:noProof/>
          <w:sz w:val="24"/>
          <w:szCs w:val="24"/>
        </w:rPr>
      </w:pPr>
      <w:r>
        <w:rPr>
          <w:noProof/>
        </w:rPr>
        <w:t>6.2</w:t>
      </w:r>
      <w:r>
        <w:rPr>
          <w:rFonts w:asciiTheme="minorHAnsi" w:eastAsiaTheme="minorEastAsia" w:hAnsiTheme="minorHAnsi" w:cstheme="minorBidi"/>
          <w:noProof/>
          <w:sz w:val="24"/>
          <w:szCs w:val="24"/>
        </w:rPr>
        <w:tab/>
      </w:r>
      <w:r>
        <w:rPr>
          <w:noProof/>
        </w:rPr>
        <w:t>Display Map with location of the event marked. (25 points)</w:t>
      </w:r>
      <w:r>
        <w:rPr>
          <w:noProof/>
        </w:rPr>
        <w:tab/>
      </w:r>
      <w:r>
        <w:rPr>
          <w:noProof/>
        </w:rPr>
        <w:fldChar w:fldCharType="begin"/>
      </w:r>
      <w:r>
        <w:rPr>
          <w:noProof/>
        </w:rPr>
        <w:instrText xml:space="preserve"> PAGEREF _Toc343509 \h </w:instrText>
      </w:r>
      <w:r>
        <w:rPr>
          <w:noProof/>
        </w:rPr>
      </w:r>
      <w:r>
        <w:rPr>
          <w:noProof/>
        </w:rPr>
        <w:fldChar w:fldCharType="separate"/>
      </w:r>
      <w:r w:rsidR="005571AD">
        <w:rPr>
          <w:noProof/>
        </w:rPr>
        <w:t>8</w:t>
      </w:r>
      <w:r>
        <w:rPr>
          <w:noProof/>
        </w:rPr>
        <w:fldChar w:fldCharType="end"/>
      </w:r>
    </w:p>
    <w:p w14:paraId="68D1BAB8" w14:textId="0B8DC8A6" w:rsidR="002B1D22" w:rsidRDefault="002B1D22">
      <w:pPr>
        <w:pStyle w:val="TOC2"/>
        <w:tabs>
          <w:tab w:val="left" w:pos="960"/>
        </w:tabs>
        <w:rPr>
          <w:rFonts w:asciiTheme="minorHAnsi" w:eastAsiaTheme="minorEastAsia" w:hAnsiTheme="minorHAnsi" w:cstheme="minorBidi"/>
          <w:noProof/>
          <w:sz w:val="24"/>
          <w:szCs w:val="24"/>
        </w:rPr>
      </w:pPr>
      <w:r>
        <w:rPr>
          <w:noProof/>
        </w:rPr>
        <w:t>6.3</w:t>
      </w:r>
      <w:r>
        <w:rPr>
          <w:rFonts w:asciiTheme="minorHAnsi" w:eastAsiaTheme="minorEastAsia" w:hAnsiTheme="minorHAnsi" w:cstheme="minorBidi"/>
          <w:noProof/>
          <w:sz w:val="24"/>
          <w:szCs w:val="24"/>
        </w:rPr>
        <w:tab/>
      </w:r>
      <w:r>
        <w:rPr>
          <w:noProof/>
        </w:rPr>
        <w:t>Display your current location on map. (30 points)</w:t>
      </w:r>
      <w:r>
        <w:rPr>
          <w:noProof/>
        </w:rPr>
        <w:tab/>
      </w:r>
      <w:r>
        <w:rPr>
          <w:noProof/>
        </w:rPr>
        <w:fldChar w:fldCharType="begin"/>
      </w:r>
      <w:r>
        <w:rPr>
          <w:noProof/>
        </w:rPr>
        <w:instrText xml:space="preserve"> PAGEREF _Toc343510 \h </w:instrText>
      </w:r>
      <w:r>
        <w:rPr>
          <w:noProof/>
        </w:rPr>
      </w:r>
      <w:r>
        <w:rPr>
          <w:noProof/>
        </w:rPr>
        <w:fldChar w:fldCharType="separate"/>
      </w:r>
      <w:r w:rsidR="005571AD">
        <w:rPr>
          <w:noProof/>
        </w:rPr>
        <w:t>9</w:t>
      </w:r>
      <w:r>
        <w:rPr>
          <w:noProof/>
        </w:rPr>
        <w:fldChar w:fldCharType="end"/>
      </w:r>
    </w:p>
    <w:p w14:paraId="50F50CEB" w14:textId="02161F69" w:rsidR="002B1D22" w:rsidRDefault="002B1D22">
      <w:pPr>
        <w:pStyle w:val="TOC2"/>
        <w:tabs>
          <w:tab w:val="left" w:pos="960"/>
        </w:tabs>
        <w:rPr>
          <w:rFonts w:asciiTheme="minorHAnsi" w:eastAsiaTheme="minorEastAsia" w:hAnsiTheme="minorHAnsi" w:cstheme="minorBidi"/>
          <w:noProof/>
          <w:sz w:val="24"/>
          <w:szCs w:val="24"/>
        </w:rPr>
      </w:pPr>
      <w:r>
        <w:rPr>
          <w:noProof/>
        </w:rPr>
        <w:t>6.4</w:t>
      </w:r>
      <w:r>
        <w:rPr>
          <w:rFonts w:asciiTheme="minorHAnsi" w:eastAsiaTheme="minorEastAsia" w:hAnsiTheme="minorHAnsi" w:cstheme="minorBidi"/>
          <w:noProof/>
          <w:sz w:val="24"/>
          <w:szCs w:val="24"/>
        </w:rPr>
        <w:tab/>
      </w:r>
      <w:r>
        <w:rPr>
          <w:noProof/>
        </w:rPr>
        <w:t>Display a single Invitation Card (50 points)</w:t>
      </w:r>
      <w:r>
        <w:rPr>
          <w:noProof/>
        </w:rPr>
        <w:tab/>
      </w:r>
      <w:r>
        <w:rPr>
          <w:noProof/>
        </w:rPr>
        <w:fldChar w:fldCharType="begin"/>
      </w:r>
      <w:r>
        <w:rPr>
          <w:noProof/>
        </w:rPr>
        <w:instrText xml:space="preserve"> PAGEREF _Toc343511 \h </w:instrText>
      </w:r>
      <w:r>
        <w:rPr>
          <w:noProof/>
        </w:rPr>
      </w:r>
      <w:r>
        <w:rPr>
          <w:noProof/>
        </w:rPr>
        <w:fldChar w:fldCharType="separate"/>
      </w:r>
      <w:r w:rsidR="005571AD">
        <w:rPr>
          <w:noProof/>
        </w:rPr>
        <w:t>9</w:t>
      </w:r>
      <w:r>
        <w:rPr>
          <w:noProof/>
        </w:rPr>
        <w:fldChar w:fldCharType="end"/>
      </w:r>
    </w:p>
    <w:p w14:paraId="63FD78AC" w14:textId="466AECFB" w:rsidR="002B1D22" w:rsidRDefault="002B1D22">
      <w:pPr>
        <w:pStyle w:val="TOC1"/>
        <w:rPr>
          <w:rFonts w:asciiTheme="minorHAnsi" w:eastAsiaTheme="minorEastAsia" w:hAnsiTheme="minorHAnsi" w:cstheme="minorBidi"/>
          <w:b w:val="0"/>
          <w:szCs w:val="24"/>
        </w:rPr>
      </w:pPr>
      <w:r>
        <w:t>7.</w:t>
      </w:r>
      <w:r>
        <w:rPr>
          <w:rFonts w:asciiTheme="minorHAnsi" w:eastAsiaTheme="minorEastAsia" w:hAnsiTheme="minorHAnsi" w:cstheme="minorBidi"/>
          <w:b w:val="0"/>
          <w:szCs w:val="24"/>
        </w:rPr>
        <w:tab/>
      </w:r>
      <w:r>
        <w:t>Create Event (320 points – Individual)</w:t>
      </w:r>
      <w:r>
        <w:tab/>
      </w:r>
      <w:r>
        <w:fldChar w:fldCharType="begin"/>
      </w:r>
      <w:r>
        <w:instrText xml:space="preserve"> PAGEREF _Toc343512 \h </w:instrText>
      </w:r>
      <w:r>
        <w:fldChar w:fldCharType="separate"/>
      </w:r>
      <w:r w:rsidR="005571AD">
        <w:t>10</w:t>
      </w:r>
      <w:r>
        <w:fldChar w:fldCharType="end"/>
      </w:r>
    </w:p>
    <w:p w14:paraId="0E0B4E81" w14:textId="45A15CDB" w:rsidR="002B1D22" w:rsidRDefault="002B1D22">
      <w:pPr>
        <w:pStyle w:val="TOC1"/>
        <w:rPr>
          <w:rFonts w:asciiTheme="minorHAnsi" w:eastAsiaTheme="minorEastAsia" w:hAnsiTheme="minorHAnsi" w:cstheme="minorBidi"/>
          <w:b w:val="0"/>
          <w:szCs w:val="24"/>
        </w:rPr>
      </w:pPr>
      <w:r>
        <w:tab/>
      </w:r>
      <w:r>
        <w:fldChar w:fldCharType="begin"/>
      </w:r>
      <w:r>
        <w:instrText xml:space="preserve"> PAGEREF _Toc343513 \h </w:instrText>
      </w:r>
      <w:r>
        <w:fldChar w:fldCharType="separate"/>
      </w:r>
      <w:r w:rsidR="005571AD">
        <w:t>10</w:t>
      </w:r>
      <w:r>
        <w:fldChar w:fldCharType="end"/>
      </w:r>
    </w:p>
    <w:p w14:paraId="62CF738B" w14:textId="322E3BAD" w:rsidR="002B1D22" w:rsidRDefault="002B1D22">
      <w:pPr>
        <w:pStyle w:val="TOC2"/>
        <w:tabs>
          <w:tab w:val="left" w:pos="960"/>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Add dinner time (40 points - Individual)</w:t>
      </w:r>
      <w:r>
        <w:rPr>
          <w:noProof/>
        </w:rPr>
        <w:tab/>
      </w:r>
      <w:r>
        <w:rPr>
          <w:noProof/>
        </w:rPr>
        <w:fldChar w:fldCharType="begin"/>
      </w:r>
      <w:r>
        <w:rPr>
          <w:noProof/>
        </w:rPr>
        <w:instrText xml:space="preserve"> PAGEREF _Toc343514 \h </w:instrText>
      </w:r>
      <w:r>
        <w:rPr>
          <w:noProof/>
        </w:rPr>
      </w:r>
      <w:r>
        <w:rPr>
          <w:noProof/>
        </w:rPr>
        <w:fldChar w:fldCharType="separate"/>
      </w:r>
      <w:r w:rsidR="005571AD">
        <w:rPr>
          <w:noProof/>
        </w:rPr>
        <w:t>10</w:t>
      </w:r>
      <w:r>
        <w:rPr>
          <w:noProof/>
        </w:rPr>
        <w:fldChar w:fldCharType="end"/>
      </w:r>
    </w:p>
    <w:p w14:paraId="4B907CAD" w14:textId="4614F744" w:rsidR="002B1D22" w:rsidRDefault="002B1D22">
      <w:pPr>
        <w:pStyle w:val="TOC2"/>
        <w:tabs>
          <w:tab w:val="left" w:pos="960"/>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Mapping (100 points - Individual)</w:t>
      </w:r>
      <w:r>
        <w:rPr>
          <w:noProof/>
        </w:rPr>
        <w:tab/>
      </w:r>
      <w:r>
        <w:rPr>
          <w:noProof/>
        </w:rPr>
        <w:fldChar w:fldCharType="begin"/>
      </w:r>
      <w:r>
        <w:rPr>
          <w:noProof/>
        </w:rPr>
        <w:instrText xml:space="preserve"> PAGEREF _Toc343515 \h </w:instrText>
      </w:r>
      <w:r>
        <w:rPr>
          <w:noProof/>
        </w:rPr>
      </w:r>
      <w:r>
        <w:rPr>
          <w:noProof/>
        </w:rPr>
        <w:fldChar w:fldCharType="separate"/>
      </w:r>
      <w:r w:rsidR="005571AD">
        <w:rPr>
          <w:noProof/>
        </w:rPr>
        <w:t>11</w:t>
      </w:r>
      <w:r>
        <w:rPr>
          <w:noProof/>
        </w:rPr>
        <w:fldChar w:fldCharType="end"/>
      </w:r>
    </w:p>
    <w:p w14:paraId="010BE93F" w14:textId="26F880BD" w:rsidR="002B1D22" w:rsidRDefault="002B1D22">
      <w:pPr>
        <w:pStyle w:val="TOC2"/>
        <w:tabs>
          <w:tab w:val="left" w:pos="960"/>
        </w:tabs>
        <w:rPr>
          <w:rFonts w:asciiTheme="minorHAnsi" w:eastAsiaTheme="minorEastAsia" w:hAnsiTheme="minorHAnsi" w:cstheme="minorBidi"/>
          <w:noProof/>
          <w:sz w:val="24"/>
          <w:szCs w:val="24"/>
        </w:rPr>
      </w:pPr>
      <w:r>
        <w:rPr>
          <w:noProof/>
        </w:rPr>
        <w:t>7.3</w:t>
      </w:r>
      <w:r>
        <w:rPr>
          <w:rFonts w:asciiTheme="minorHAnsi" w:eastAsiaTheme="minorEastAsia" w:hAnsiTheme="minorHAnsi" w:cstheme="minorBidi"/>
          <w:noProof/>
          <w:sz w:val="24"/>
          <w:szCs w:val="24"/>
        </w:rPr>
        <w:tab/>
      </w:r>
      <w:r>
        <w:rPr>
          <w:noProof/>
        </w:rPr>
        <w:t>Display send invitation screen (160 points – Individual)</w:t>
      </w:r>
      <w:r>
        <w:rPr>
          <w:noProof/>
        </w:rPr>
        <w:tab/>
      </w:r>
      <w:r>
        <w:rPr>
          <w:noProof/>
        </w:rPr>
        <w:fldChar w:fldCharType="begin"/>
      </w:r>
      <w:r>
        <w:rPr>
          <w:noProof/>
        </w:rPr>
        <w:instrText xml:space="preserve"> PAGEREF _Toc343516 \h </w:instrText>
      </w:r>
      <w:r>
        <w:rPr>
          <w:noProof/>
        </w:rPr>
      </w:r>
      <w:r>
        <w:rPr>
          <w:noProof/>
        </w:rPr>
        <w:fldChar w:fldCharType="separate"/>
      </w:r>
      <w:r w:rsidR="005571AD">
        <w:rPr>
          <w:noProof/>
        </w:rPr>
        <w:t>11</w:t>
      </w:r>
      <w:r>
        <w:rPr>
          <w:noProof/>
        </w:rPr>
        <w:fldChar w:fldCharType="end"/>
      </w:r>
    </w:p>
    <w:p w14:paraId="40FFB4AF" w14:textId="24DD8050" w:rsidR="002B1D22" w:rsidRDefault="002B1D22">
      <w:pPr>
        <w:pStyle w:val="TOC2"/>
        <w:tabs>
          <w:tab w:val="left" w:pos="960"/>
        </w:tabs>
        <w:rPr>
          <w:rFonts w:asciiTheme="minorHAnsi" w:eastAsiaTheme="minorEastAsia" w:hAnsiTheme="minorHAnsi" w:cstheme="minorBidi"/>
          <w:noProof/>
          <w:sz w:val="24"/>
          <w:szCs w:val="24"/>
        </w:rPr>
      </w:pPr>
      <w:r>
        <w:rPr>
          <w:noProof/>
        </w:rPr>
        <w:t>7.4</w:t>
      </w:r>
      <w:r>
        <w:rPr>
          <w:rFonts w:asciiTheme="minorHAnsi" w:eastAsiaTheme="minorEastAsia" w:hAnsiTheme="minorHAnsi" w:cstheme="minorBidi"/>
          <w:noProof/>
          <w:sz w:val="24"/>
          <w:szCs w:val="24"/>
        </w:rPr>
        <w:tab/>
      </w:r>
      <w:r>
        <w:rPr>
          <w:noProof/>
        </w:rPr>
        <w:t>The back button (20 points - Individual)</w:t>
      </w:r>
      <w:r>
        <w:rPr>
          <w:noProof/>
        </w:rPr>
        <w:tab/>
      </w:r>
      <w:r>
        <w:rPr>
          <w:noProof/>
        </w:rPr>
        <w:fldChar w:fldCharType="begin"/>
      </w:r>
      <w:r>
        <w:rPr>
          <w:noProof/>
        </w:rPr>
        <w:instrText xml:space="preserve"> PAGEREF _Toc343517 \h </w:instrText>
      </w:r>
      <w:r>
        <w:rPr>
          <w:noProof/>
        </w:rPr>
      </w:r>
      <w:r>
        <w:rPr>
          <w:noProof/>
        </w:rPr>
        <w:fldChar w:fldCharType="separate"/>
      </w:r>
      <w:r w:rsidR="005571AD">
        <w:rPr>
          <w:noProof/>
        </w:rPr>
        <w:t>12</w:t>
      </w:r>
      <w:r>
        <w:rPr>
          <w:noProof/>
        </w:rPr>
        <w:fldChar w:fldCharType="end"/>
      </w:r>
    </w:p>
    <w:p w14:paraId="2CC36A27" w14:textId="1915939D" w:rsidR="002B1D22" w:rsidRDefault="002B1D22">
      <w:pPr>
        <w:pStyle w:val="TOC1"/>
        <w:rPr>
          <w:rFonts w:asciiTheme="minorHAnsi" w:eastAsiaTheme="minorEastAsia" w:hAnsiTheme="minorHAnsi" w:cstheme="minorBidi"/>
          <w:b w:val="0"/>
          <w:szCs w:val="24"/>
        </w:rPr>
      </w:pPr>
      <w:r>
        <w:t>8.</w:t>
      </w:r>
      <w:r>
        <w:rPr>
          <w:rFonts w:asciiTheme="minorHAnsi" w:eastAsiaTheme="minorEastAsia" w:hAnsiTheme="minorHAnsi" w:cstheme="minorBidi"/>
          <w:b w:val="0"/>
          <w:szCs w:val="24"/>
        </w:rPr>
        <w:tab/>
      </w:r>
      <w:r>
        <w:t>Your Event Details Screen (110 Points - Group)</w:t>
      </w:r>
      <w:r>
        <w:tab/>
      </w:r>
      <w:r>
        <w:fldChar w:fldCharType="begin"/>
      </w:r>
      <w:r>
        <w:instrText xml:space="preserve"> PAGEREF _Toc343518 \h </w:instrText>
      </w:r>
      <w:r>
        <w:fldChar w:fldCharType="separate"/>
      </w:r>
      <w:r w:rsidR="005571AD">
        <w:t>13</w:t>
      </w:r>
      <w:r>
        <w:fldChar w:fldCharType="end"/>
      </w:r>
    </w:p>
    <w:p w14:paraId="5FCC3188" w14:textId="27A44A80" w:rsidR="002B1D22" w:rsidRDefault="002B1D22">
      <w:pPr>
        <w:pStyle w:val="TOC2"/>
        <w:tabs>
          <w:tab w:val="left" w:pos="960"/>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Display newly created event (30 points)</w:t>
      </w:r>
      <w:r>
        <w:rPr>
          <w:noProof/>
        </w:rPr>
        <w:tab/>
      </w:r>
      <w:r>
        <w:rPr>
          <w:noProof/>
        </w:rPr>
        <w:fldChar w:fldCharType="begin"/>
      </w:r>
      <w:r>
        <w:rPr>
          <w:noProof/>
        </w:rPr>
        <w:instrText xml:space="preserve"> PAGEREF _Toc343519 \h </w:instrText>
      </w:r>
      <w:r>
        <w:rPr>
          <w:noProof/>
        </w:rPr>
      </w:r>
      <w:r>
        <w:rPr>
          <w:noProof/>
        </w:rPr>
        <w:fldChar w:fldCharType="separate"/>
      </w:r>
      <w:r w:rsidR="005571AD">
        <w:rPr>
          <w:noProof/>
        </w:rPr>
        <w:t>13</w:t>
      </w:r>
      <w:r>
        <w:rPr>
          <w:noProof/>
        </w:rPr>
        <w:fldChar w:fldCharType="end"/>
      </w:r>
    </w:p>
    <w:p w14:paraId="379526AB" w14:textId="5564F61B" w:rsidR="002B1D22" w:rsidRDefault="002B1D22">
      <w:pPr>
        <w:pStyle w:val="TOC2"/>
        <w:tabs>
          <w:tab w:val="left" w:pos="960"/>
        </w:tabs>
        <w:rPr>
          <w:rFonts w:asciiTheme="minorHAnsi" w:eastAsiaTheme="minorEastAsia" w:hAnsiTheme="minorHAnsi" w:cstheme="minorBidi"/>
          <w:noProof/>
          <w:sz w:val="24"/>
          <w:szCs w:val="24"/>
        </w:rPr>
      </w:pPr>
      <w:r>
        <w:rPr>
          <w:noProof/>
        </w:rPr>
        <w:t>8.2</w:t>
      </w:r>
      <w:r>
        <w:rPr>
          <w:rFonts w:asciiTheme="minorHAnsi" w:eastAsiaTheme="minorEastAsia" w:hAnsiTheme="minorHAnsi" w:cstheme="minorBidi"/>
          <w:noProof/>
          <w:sz w:val="24"/>
          <w:szCs w:val="24"/>
        </w:rPr>
        <w:tab/>
      </w:r>
      <w:r>
        <w:rPr>
          <w:noProof/>
        </w:rPr>
        <w:t>The edit button works (20 points)</w:t>
      </w:r>
      <w:r>
        <w:rPr>
          <w:noProof/>
        </w:rPr>
        <w:tab/>
      </w:r>
      <w:r>
        <w:rPr>
          <w:noProof/>
        </w:rPr>
        <w:fldChar w:fldCharType="begin"/>
      </w:r>
      <w:r>
        <w:rPr>
          <w:noProof/>
        </w:rPr>
        <w:instrText xml:space="preserve"> PAGEREF _Toc343520 \h </w:instrText>
      </w:r>
      <w:r>
        <w:rPr>
          <w:noProof/>
        </w:rPr>
      </w:r>
      <w:r>
        <w:rPr>
          <w:noProof/>
        </w:rPr>
        <w:fldChar w:fldCharType="separate"/>
      </w:r>
      <w:r w:rsidR="005571AD">
        <w:rPr>
          <w:noProof/>
        </w:rPr>
        <w:t>14</w:t>
      </w:r>
      <w:r>
        <w:rPr>
          <w:noProof/>
        </w:rPr>
        <w:fldChar w:fldCharType="end"/>
      </w:r>
    </w:p>
    <w:p w14:paraId="6FF9360D" w14:textId="15B0A05F" w:rsidR="002B1D22" w:rsidRDefault="002B1D22">
      <w:pPr>
        <w:pStyle w:val="TOC2"/>
        <w:tabs>
          <w:tab w:val="left" w:pos="960"/>
        </w:tabs>
        <w:rPr>
          <w:rFonts w:asciiTheme="minorHAnsi" w:eastAsiaTheme="minorEastAsia" w:hAnsiTheme="minorHAnsi" w:cstheme="minorBidi"/>
          <w:noProof/>
          <w:sz w:val="24"/>
          <w:szCs w:val="24"/>
        </w:rPr>
      </w:pPr>
      <w:r>
        <w:rPr>
          <w:noProof/>
        </w:rPr>
        <w:t>8.3</w:t>
      </w:r>
      <w:r>
        <w:rPr>
          <w:rFonts w:asciiTheme="minorHAnsi" w:eastAsiaTheme="minorEastAsia" w:hAnsiTheme="minorHAnsi" w:cstheme="minorBidi"/>
          <w:noProof/>
          <w:sz w:val="24"/>
          <w:szCs w:val="24"/>
        </w:rPr>
        <w:tab/>
      </w:r>
      <w:r>
        <w:rPr>
          <w:noProof/>
        </w:rPr>
        <w:t>The cancel button works: (20 points)</w:t>
      </w:r>
      <w:r>
        <w:rPr>
          <w:noProof/>
        </w:rPr>
        <w:tab/>
      </w:r>
      <w:r>
        <w:rPr>
          <w:noProof/>
        </w:rPr>
        <w:fldChar w:fldCharType="begin"/>
      </w:r>
      <w:r>
        <w:rPr>
          <w:noProof/>
        </w:rPr>
        <w:instrText xml:space="preserve"> PAGEREF _Toc343521 \h </w:instrText>
      </w:r>
      <w:r>
        <w:rPr>
          <w:noProof/>
        </w:rPr>
      </w:r>
      <w:r>
        <w:rPr>
          <w:noProof/>
        </w:rPr>
        <w:fldChar w:fldCharType="separate"/>
      </w:r>
      <w:r w:rsidR="005571AD">
        <w:rPr>
          <w:noProof/>
        </w:rPr>
        <w:t>14</w:t>
      </w:r>
      <w:r>
        <w:rPr>
          <w:noProof/>
        </w:rPr>
        <w:fldChar w:fldCharType="end"/>
      </w:r>
    </w:p>
    <w:p w14:paraId="469B78F3" w14:textId="42BE9D83" w:rsidR="002B1D22" w:rsidRDefault="002B1D22">
      <w:pPr>
        <w:pStyle w:val="TOC2"/>
        <w:tabs>
          <w:tab w:val="left" w:pos="960"/>
        </w:tabs>
        <w:rPr>
          <w:rFonts w:asciiTheme="minorHAnsi" w:eastAsiaTheme="minorEastAsia" w:hAnsiTheme="minorHAnsi" w:cstheme="minorBidi"/>
          <w:noProof/>
          <w:sz w:val="24"/>
          <w:szCs w:val="24"/>
        </w:rPr>
      </w:pPr>
      <w:r>
        <w:rPr>
          <w:noProof/>
        </w:rPr>
        <w:t>8.4</w:t>
      </w:r>
      <w:r>
        <w:rPr>
          <w:rFonts w:asciiTheme="minorHAnsi" w:eastAsiaTheme="minorEastAsia" w:hAnsiTheme="minorHAnsi" w:cstheme="minorBidi"/>
          <w:noProof/>
          <w:sz w:val="24"/>
          <w:szCs w:val="24"/>
        </w:rPr>
        <w:tab/>
      </w:r>
      <w:r>
        <w:rPr>
          <w:noProof/>
        </w:rPr>
        <w:t>Pop-up confirmation (30 points)</w:t>
      </w:r>
      <w:r>
        <w:rPr>
          <w:noProof/>
        </w:rPr>
        <w:tab/>
      </w:r>
      <w:r>
        <w:rPr>
          <w:noProof/>
        </w:rPr>
        <w:fldChar w:fldCharType="begin"/>
      </w:r>
      <w:r>
        <w:rPr>
          <w:noProof/>
        </w:rPr>
        <w:instrText xml:space="preserve"> PAGEREF _Toc343522 \h </w:instrText>
      </w:r>
      <w:r>
        <w:rPr>
          <w:noProof/>
        </w:rPr>
      </w:r>
      <w:r>
        <w:rPr>
          <w:noProof/>
        </w:rPr>
        <w:fldChar w:fldCharType="separate"/>
      </w:r>
      <w:r w:rsidR="005571AD">
        <w:rPr>
          <w:noProof/>
        </w:rPr>
        <w:t>14</w:t>
      </w:r>
      <w:r>
        <w:rPr>
          <w:noProof/>
        </w:rPr>
        <w:fldChar w:fldCharType="end"/>
      </w:r>
    </w:p>
    <w:p w14:paraId="557BCF3A" w14:textId="0BA48E4F" w:rsidR="002B1D22" w:rsidRDefault="002B1D22">
      <w:pPr>
        <w:pStyle w:val="TOC2"/>
        <w:tabs>
          <w:tab w:val="left" w:pos="960"/>
        </w:tabs>
        <w:rPr>
          <w:rFonts w:asciiTheme="minorHAnsi" w:eastAsiaTheme="minorEastAsia" w:hAnsiTheme="minorHAnsi" w:cstheme="minorBidi"/>
          <w:noProof/>
          <w:sz w:val="24"/>
          <w:szCs w:val="24"/>
        </w:rPr>
      </w:pPr>
      <w:r>
        <w:rPr>
          <w:noProof/>
        </w:rPr>
        <w:t>8.5</w:t>
      </w:r>
      <w:r>
        <w:rPr>
          <w:rFonts w:asciiTheme="minorHAnsi" w:eastAsiaTheme="minorEastAsia" w:hAnsiTheme="minorHAnsi" w:cstheme="minorBidi"/>
          <w:noProof/>
          <w:sz w:val="24"/>
          <w:szCs w:val="24"/>
        </w:rPr>
        <w:tab/>
      </w:r>
      <w:r>
        <w:rPr>
          <w:noProof/>
        </w:rPr>
        <w:t>The back button works (10 points)</w:t>
      </w:r>
      <w:r>
        <w:rPr>
          <w:noProof/>
        </w:rPr>
        <w:tab/>
      </w:r>
      <w:r>
        <w:rPr>
          <w:noProof/>
        </w:rPr>
        <w:fldChar w:fldCharType="begin"/>
      </w:r>
      <w:r>
        <w:rPr>
          <w:noProof/>
        </w:rPr>
        <w:instrText xml:space="preserve"> PAGEREF _Toc343523 \h </w:instrText>
      </w:r>
      <w:r>
        <w:rPr>
          <w:noProof/>
        </w:rPr>
      </w:r>
      <w:r>
        <w:rPr>
          <w:noProof/>
        </w:rPr>
        <w:fldChar w:fldCharType="separate"/>
      </w:r>
      <w:r w:rsidR="005571AD">
        <w:rPr>
          <w:noProof/>
        </w:rPr>
        <w:t>14</w:t>
      </w:r>
      <w:r>
        <w:rPr>
          <w:noProof/>
        </w:rPr>
        <w:fldChar w:fldCharType="end"/>
      </w:r>
    </w:p>
    <w:p w14:paraId="09C9D2D1" w14:textId="2D7A0DE1" w:rsidR="002B1D22" w:rsidRDefault="002B1D22">
      <w:pPr>
        <w:pStyle w:val="TOC1"/>
        <w:rPr>
          <w:rFonts w:asciiTheme="minorHAnsi" w:eastAsiaTheme="minorEastAsia" w:hAnsiTheme="minorHAnsi" w:cstheme="minorBidi"/>
          <w:b w:val="0"/>
          <w:szCs w:val="24"/>
        </w:rPr>
      </w:pPr>
      <w:r>
        <w:t>Appendix A: Points Maps</w:t>
      </w:r>
      <w:r>
        <w:tab/>
      </w:r>
      <w:r>
        <w:fldChar w:fldCharType="begin"/>
      </w:r>
      <w:r>
        <w:instrText xml:space="preserve"> PAGEREF _Toc343524 \h </w:instrText>
      </w:r>
      <w:r>
        <w:fldChar w:fldCharType="separate"/>
      </w:r>
      <w:r w:rsidR="005571AD">
        <w:t>14</w:t>
      </w:r>
      <w:r>
        <w:fldChar w:fldCharType="end"/>
      </w:r>
    </w:p>
    <w:p w14:paraId="1EA9613D" w14:textId="65DEBA02" w:rsidR="002B1D22" w:rsidRDefault="002B1D22">
      <w:pPr>
        <w:pStyle w:val="TOC1"/>
        <w:rPr>
          <w:rFonts w:asciiTheme="minorHAnsi" w:eastAsiaTheme="minorEastAsia" w:hAnsiTheme="minorHAnsi" w:cstheme="minorBidi"/>
          <w:b w:val="0"/>
          <w:szCs w:val="24"/>
        </w:rPr>
      </w:pPr>
      <w:r>
        <w:t>Individual Points to Grade Map</w:t>
      </w:r>
      <w:r>
        <w:tab/>
      </w:r>
      <w:r>
        <w:fldChar w:fldCharType="begin"/>
      </w:r>
      <w:r>
        <w:instrText xml:space="preserve"> PAGEREF _Toc343525 \h </w:instrText>
      </w:r>
      <w:r>
        <w:fldChar w:fldCharType="separate"/>
      </w:r>
      <w:r w:rsidR="005571AD">
        <w:t>14</w:t>
      </w:r>
      <w:r>
        <w:fldChar w:fldCharType="end"/>
      </w:r>
    </w:p>
    <w:p w14:paraId="6304154F" w14:textId="1609C9F8" w:rsidR="002B1D22" w:rsidRDefault="002B1D22">
      <w:pPr>
        <w:pStyle w:val="TOC1"/>
        <w:rPr>
          <w:rFonts w:asciiTheme="minorHAnsi" w:eastAsiaTheme="minorEastAsia" w:hAnsiTheme="minorHAnsi" w:cstheme="minorBidi"/>
          <w:b w:val="0"/>
          <w:szCs w:val="24"/>
        </w:rPr>
      </w:pPr>
      <w:r>
        <w:t>Group Points to Grade Map</w:t>
      </w:r>
      <w:r>
        <w:tab/>
      </w:r>
      <w:r>
        <w:fldChar w:fldCharType="begin"/>
      </w:r>
      <w:r>
        <w:instrText xml:space="preserve"> PAGEREF _Toc343526 \h </w:instrText>
      </w:r>
      <w:r>
        <w:fldChar w:fldCharType="separate"/>
      </w:r>
      <w:r w:rsidR="005571AD">
        <w:t>14</w:t>
      </w:r>
      <w:r>
        <w:fldChar w:fldCharType="end"/>
      </w:r>
    </w:p>
    <w:p w14:paraId="082E1374" w14:textId="76F9E7D4" w:rsidR="004B4BA3" w:rsidRPr="004C6BC8" w:rsidRDefault="004B4BA3">
      <w:pPr>
        <w:rPr>
          <w:rFonts w:ascii="Times New Roman" w:hAnsi="Times New Roman"/>
          <w:b/>
          <w:noProof/>
        </w:rPr>
      </w:pPr>
      <w:r w:rsidRPr="004C6BC8">
        <w:rPr>
          <w:rFonts w:ascii="Times New Roman" w:hAnsi="Times New Roman"/>
          <w:b/>
          <w:noProof/>
        </w:rPr>
        <w:fldChar w:fldCharType="end"/>
      </w:r>
    </w:p>
    <w:p w14:paraId="6AAD07DA" w14:textId="77777777" w:rsidR="004B4BA3" w:rsidRPr="004C6BC8" w:rsidRDefault="004B4BA3">
      <w:pPr>
        <w:rPr>
          <w:rFonts w:ascii="Times New Roman" w:hAnsi="Times New Roman"/>
          <w:b/>
          <w:noProof/>
        </w:rPr>
      </w:pPr>
    </w:p>
    <w:p w14:paraId="0B1337AD" w14:textId="77777777" w:rsidR="004B4BA3" w:rsidRPr="004C6BC8" w:rsidRDefault="004B4BA3">
      <w:pPr>
        <w:pStyle w:val="TOCEntry"/>
      </w:pPr>
      <w:bookmarkStart w:id="6" w:name="_Toc343478"/>
      <w:r w:rsidRPr="004C6BC8">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4C6BC8" w14:paraId="44C37EA0" w14:textId="77777777">
        <w:tc>
          <w:tcPr>
            <w:tcW w:w="2160" w:type="dxa"/>
            <w:tcBorders>
              <w:top w:val="single" w:sz="12" w:space="0" w:color="auto"/>
              <w:bottom w:val="double" w:sz="12" w:space="0" w:color="auto"/>
            </w:tcBorders>
          </w:tcPr>
          <w:p w14:paraId="7B4B9686" w14:textId="77777777" w:rsidR="004B4BA3" w:rsidRPr="004C6BC8" w:rsidRDefault="004B4BA3">
            <w:pPr>
              <w:spacing w:before="40" w:after="40"/>
              <w:rPr>
                <w:b/>
              </w:rPr>
            </w:pPr>
            <w:r w:rsidRPr="004C6BC8">
              <w:rPr>
                <w:b/>
              </w:rPr>
              <w:t>Name</w:t>
            </w:r>
          </w:p>
        </w:tc>
        <w:tc>
          <w:tcPr>
            <w:tcW w:w="1170" w:type="dxa"/>
            <w:tcBorders>
              <w:top w:val="single" w:sz="12" w:space="0" w:color="auto"/>
              <w:bottom w:val="double" w:sz="12" w:space="0" w:color="auto"/>
            </w:tcBorders>
          </w:tcPr>
          <w:p w14:paraId="1DDA991A" w14:textId="77777777" w:rsidR="004B4BA3" w:rsidRPr="004C6BC8" w:rsidRDefault="004B4BA3">
            <w:pPr>
              <w:spacing w:before="40" w:after="40"/>
              <w:rPr>
                <w:b/>
              </w:rPr>
            </w:pPr>
            <w:r w:rsidRPr="004C6BC8">
              <w:rPr>
                <w:b/>
              </w:rPr>
              <w:t>Date</w:t>
            </w:r>
          </w:p>
        </w:tc>
        <w:tc>
          <w:tcPr>
            <w:tcW w:w="4954" w:type="dxa"/>
            <w:tcBorders>
              <w:top w:val="single" w:sz="12" w:space="0" w:color="auto"/>
              <w:bottom w:val="double" w:sz="12" w:space="0" w:color="auto"/>
            </w:tcBorders>
          </w:tcPr>
          <w:p w14:paraId="66304F30" w14:textId="77777777" w:rsidR="004B4BA3" w:rsidRPr="004C6BC8" w:rsidRDefault="004B4BA3">
            <w:pPr>
              <w:spacing w:before="40" w:after="40"/>
              <w:rPr>
                <w:b/>
              </w:rPr>
            </w:pPr>
            <w:r w:rsidRPr="004C6BC8">
              <w:rPr>
                <w:b/>
              </w:rPr>
              <w:t>Reason For Changes</w:t>
            </w:r>
          </w:p>
        </w:tc>
        <w:tc>
          <w:tcPr>
            <w:tcW w:w="1584" w:type="dxa"/>
            <w:tcBorders>
              <w:top w:val="single" w:sz="12" w:space="0" w:color="auto"/>
              <w:bottom w:val="double" w:sz="12" w:space="0" w:color="auto"/>
            </w:tcBorders>
          </w:tcPr>
          <w:p w14:paraId="665ACEFC" w14:textId="77777777" w:rsidR="004B4BA3" w:rsidRPr="004C6BC8" w:rsidRDefault="004B4BA3">
            <w:pPr>
              <w:spacing w:before="40" w:after="40"/>
              <w:rPr>
                <w:b/>
              </w:rPr>
            </w:pPr>
            <w:r w:rsidRPr="004C6BC8">
              <w:rPr>
                <w:b/>
              </w:rPr>
              <w:t>Version</w:t>
            </w:r>
          </w:p>
        </w:tc>
      </w:tr>
      <w:tr w:rsidR="004B4BA3" w:rsidRPr="004C6BC8" w14:paraId="0B3FAFA0" w14:textId="77777777">
        <w:tc>
          <w:tcPr>
            <w:tcW w:w="2160" w:type="dxa"/>
            <w:tcBorders>
              <w:top w:val="nil"/>
            </w:tcBorders>
          </w:tcPr>
          <w:p w14:paraId="1ADD9B3E" w14:textId="77777777" w:rsidR="004B4BA3" w:rsidRPr="004C6BC8" w:rsidRDefault="004B4BA3">
            <w:pPr>
              <w:spacing w:before="40" w:after="40"/>
            </w:pPr>
          </w:p>
        </w:tc>
        <w:tc>
          <w:tcPr>
            <w:tcW w:w="1170" w:type="dxa"/>
            <w:tcBorders>
              <w:top w:val="nil"/>
            </w:tcBorders>
          </w:tcPr>
          <w:p w14:paraId="42994834" w14:textId="77777777" w:rsidR="004B4BA3" w:rsidRPr="004C6BC8" w:rsidRDefault="004B4BA3">
            <w:pPr>
              <w:spacing w:before="40" w:after="40"/>
            </w:pPr>
          </w:p>
        </w:tc>
        <w:tc>
          <w:tcPr>
            <w:tcW w:w="4954" w:type="dxa"/>
            <w:tcBorders>
              <w:top w:val="nil"/>
            </w:tcBorders>
          </w:tcPr>
          <w:p w14:paraId="0D73D2F4" w14:textId="77777777" w:rsidR="004B4BA3" w:rsidRPr="004C6BC8" w:rsidRDefault="004B4BA3">
            <w:pPr>
              <w:spacing w:before="40" w:after="40"/>
            </w:pPr>
          </w:p>
        </w:tc>
        <w:tc>
          <w:tcPr>
            <w:tcW w:w="1584" w:type="dxa"/>
            <w:tcBorders>
              <w:top w:val="nil"/>
            </w:tcBorders>
          </w:tcPr>
          <w:p w14:paraId="2F7088DF" w14:textId="77777777" w:rsidR="004B4BA3" w:rsidRPr="004C6BC8" w:rsidRDefault="004B4BA3">
            <w:pPr>
              <w:spacing w:before="40" w:after="40"/>
            </w:pPr>
          </w:p>
        </w:tc>
      </w:tr>
      <w:tr w:rsidR="004B4BA3" w:rsidRPr="004C6BC8" w14:paraId="5732BE5D" w14:textId="77777777">
        <w:tc>
          <w:tcPr>
            <w:tcW w:w="2160" w:type="dxa"/>
            <w:tcBorders>
              <w:bottom w:val="single" w:sz="12" w:space="0" w:color="auto"/>
            </w:tcBorders>
          </w:tcPr>
          <w:p w14:paraId="25415416" w14:textId="77777777" w:rsidR="004B4BA3" w:rsidRPr="004C6BC8" w:rsidRDefault="004B4BA3">
            <w:pPr>
              <w:spacing w:before="40" w:after="40"/>
            </w:pPr>
          </w:p>
        </w:tc>
        <w:tc>
          <w:tcPr>
            <w:tcW w:w="1170" w:type="dxa"/>
            <w:tcBorders>
              <w:bottom w:val="single" w:sz="12" w:space="0" w:color="auto"/>
            </w:tcBorders>
          </w:tcPr>
          <w:p w14:paraId="564383FE" w14:textId="77777777" w:rsidR="004B4BA3" w:rsidRPr="004C6BC8" w:rsidRDefault="004B4BA3">
            <w:pPr>
              <w:spacing w:before="40" w:after="40"/>
            </w:pPr>
          </w:p>
        </w:tc>
        <w:tc>
          <w:tcPr>
            <w:tcW w:w="4954" w:type="dxa"/>
            <w:tcBorders>
              <w:bottom w:val="single" w:sz="12" w:space="0" w:color="auto"/>
            </w:tcBorders>
          </w:tcPr>
          <w:p w14:paraId="772B835B" w14:textId="77777777" w:rsidR="004B4BA3" w:rsidRPr="004C6BC8" w:rsidRDefault="004B4BA3">
            <w:pPr>
              <w:spacing w:before="40" w:after="40"/>
            </w:pPr>
          </w:p>
        </w:tc>
        <w:tc>
          <w:tcPr>
            <w:tcW w:w="1584" w:type="dxa"/>
            <w:tcBorders>
              <w:bottom w:val="single" w:sz="12" w:space="0" w:color="auto"/>
            </w:tcBorders>
          </w:tcPr>
          <w:p w14:paraId="5B5B4353" w14:textId="77777777" w:rsidR="004B4BA3" w:rsidRPr="004C6BC8" w:rsidRDefault="004B4BA3">
            <w:pPr>
              <w:spacing w:before="40" w:after="40"/>
            </w:pPr>
          </w:p>
        </w:tc>
      </w:tr>
    </w:tbl>
    <w:p w14:paraId="50BDCF40" w14:textId="77777777" w:rsidR="004B4BA3" w:rsidRPr="004C6BC8" w:rsidRDefault="004B4BA3">
      <w:pPr>
        <w:rPr>
          <w:b/>
        </w:rPr>
      </w:pPr>
    </w:p>
    <w:p w14:paraId="1CC49F72" w14:textId="77777777" w:rsidR="004B4BA3" w:rsidRPr="004C6BC8" w:rsidRDefault="004B4BA3"/>
    <w:p w14:paraId="3E25A00C" w14:textId="77777777" w:rsidR="004B4BA3" w:rsidRPr="004C6BC8" w:rsidRDefault="004B4BA3">
      <w:pPr>
        <w:sectPr w:rsidR="004B4BA3" w:rsidRPr="004C6BC8">
          <w:headerReference w:type="default" r:id="rId9"/>
          <w:footerReference w:type="default" r:id="rId10"/>
          <w:pgSz w:w="12240" w:h="15840" w:code="1"/>
          <w:pgMar w:top="1440" w:right="1440" w:bottom="1440" w:left="1440" w:header="720" w:footer="720" w:gutter="0"/>
          <w:pgNumType w:fmt="lowerRoman"/>
          <w:cols w:space="720"/>
        </w:sectPr>
      </w:pPr>
    </w:p>
    <w:p w14:paraId="4479B8B6" w14:textId="77777777" w:rsidR="004B4BA3" w:rsidRPr="004C6BC8" w:rsidRDefault="004B4BA3">
      <w:pPr>
        <w:pStyle w:val="Heading1"/>
      </w:pPr>
      <w:bookmarkStart w:id="7" w:name="_Toc439994665"/>
      <w:bookmarkStart w:id="8" w:name="_Toc343479"/>
      <w:r w:rsidRPr="004C6BC8">
        <w:lastRenderedPageBreak/>
        <w:t>Introduction</w:t>
      </w:r>
      <w:bookmarkEnd w:id="7"/>
      <w:bookmarkEnd w:id="8"/>
    </w:p>
    <w:p w14:paraId="0CAFFB7B" w14:textId="77777777" w:rsidR="004B4BA3" w:rsidRPr="004C6BC8" w:rsidRDefault="004B4BA3">
      <w:pPr>
        <w:pStyle w:val="Heading2"/>
      </w:pPr>
      <w:bookmarkStart w:id="9" w:name="_Toc439994667"/>
      <w:bookmarkStart w:id="10" w:name="_Toc343480"/>
      <w:r w:rsidRPr="004C6BC8">
        <w:t>Purpose</w:t>
      </w:r>
      <w:bookmarkEnd w:id="9"/>
      <w:bookmarkEnd w:id="10"/>
      <w:r w:rsidRPr="004C6BC8">
        <w:t xml:space="preserve"> </w:t>
      </w:r>
    </w:p>
    <w:p w14:paraId="564F5D99" w14:textId="77777777" w:rsidR="004B4BA3" w:rsidRPr="004C6BC8" w:rsidRDefault="001A2C1A">
      <w:pPr>
        <w:pStyle w:val="template"/>
        <w:rPr>
          <w:i w:val="0"/>
        </w:rPr>
      </w:pPr>
      <w:r w:rsidRPr="004C6BC8">
        <w:rPr>
          <w:i w:val="0"/>
        </w:rPr>
        <w:t xml:space="preserve">The purpose of this application is to allow people to schedule and attend dinners. The application will be a react-native application that will share a common code base but run on both Android and IOS devices. </w:t>
      </w:r>
    </w:p>
    <w:p w14:paraId="3DC68E19" w14:textId="77777777" w:rsidR="004F13F4" w:rsidRPr="004C6BC8" w:rsidRDefault="004B4BA3" w:rsidP="004F13F4">
      <w:pPr>
        <w:pStyle w:val="Heading2"/>
      </w:pPr>
      <w:bookmarkStart w:id="11" w:name="_Toc439994668"/>
      <w:bookmarkStart w:id="12" w:name="_Toc343481"/>
      <w:r w:rsidRPr="004C6BC8">
        <w:t>Document Conventions</w:t>
      </w:r>
      <w:bookmarkEnd w:id="11"/>
      <w:bookmarkEnd w:id="12"/>
    </w:p>
    <w:p w14:paraId="054634EB" w14:textId="730498CE" w:rsidR="00484F47" w:rsidRPr="004C6BC8" w:rsidRDefault="003C52F7">
      <w:pPr>
        <w:pStyle w:val="template"/>
        <w:rPr>
          <w:i w:val="0"/>
        </w:rPr>
      </w:pPr>
      <w:r w:rsidRPr="004C6BC8">
        <w:rPr>
          <w:i w:val="0"/>
        </w:rPr>
        <w:t>This document</w:t>
      </w:r>
      <w:r w:rsidR="004F13F4" w:rsidRPr="004C6BC8">
        <w:rPr>
          <w:i w:val="0"/>
        </w:rPr>
        <w:t xml:space="preserve"> </w:t>
      </w:r>
      <w:r w:rsidRPr="004C6BC8">
        <w:rPr>
          <w:i w:val="0"/>
        </w:rPr>
        <w:t>contains</w:t>
      </w:r>
      <w:r w:rsidR="004F13F4" w:rsidRPr="004C6BC8">
        <w:rPr>
          <w:i w:val="0"/>
        </w:rPr>
        <w:t xml:space="preserve"> several user stories</w:t>
      </w:r>
      <w:r w:rsidR="00D556A7">
        <w:rPr>
          <w:i w:val="0"/>
        </w:rPr>
        <w:t xml:space="preserve"> and e</w:t>
      </w:r>
      <w:r w:rsidR="004F13F4" w:rsidRPr="004C6BC8">
        <w:rPr>
          <w:i w:val="0"/>
        </w:rPr>
        <w:t>ach user story</w:t>
      </w:r>
      <w:r w:rsidR="00D556A7">
        <w:rPr>
          <w:i w:val="0"/>
        </w:rPr>
        <w:t xml:space="preserve"> h</w:t>
      </w:r>
      <w:r w:rsidR="004F13F4" w:rsidRPr="004C6BC8">
        <w:rPr>
          <w:i w:val="0"/>
        </w:rPr>
        <w:t>as a point value next to it</w:t>
      </w:r>
      <w:r w:rsidR="00D556A7">
        <w:rPr>
          <w:i w:val="0"/>
        </w:rPr>
        <w:t>.</w:t>
      </w:r>
      <w:r w:rsidR="004F13F4" w:rsidRPr="004C6BC8">
        <w:rPr>
          <w:i w:val="0"/>
        </w:rPr>
        <w:t xml:space="preserve"> </w:t>
      </w:r>
      <w:r w:rsidR="00D556A7">
        <w:rPr>
          <w:i w:val="0"/>
        </w:rPr>
        <w:t>T</w:t>
      </w:r>
      <w:r w:rsidR="004F13F4" w:rsidRPr="004C6BC8">
        <w:rPr>
          <w:i w:val="0"/>
        </w:rPr>
        <w:t xml:space="preserve">hese point values indicate the number of points that you will receive </w:t>
      </w:r>
      <w:r w:rsidRPr="004C6BC8">
        <w:rPr>
          <w:i w:val="0"/>
        </w:rPr>
        <w:t>if you implement the user story. Your grade will depend</w:t>
      </w:r>
      <w:r w:rsidR="00D556A7">
        <w:rPr>
          <w:i w:val="0"/>
        </w:rPr>
        <w:t xml:space="preserve"> on the </w:t>
      </w:r>
      <w:r w:rsidRPr="004C6BC8">
        <w:rPr>
          <w:i w:val="0"/>
        </w:rPr>
        <w:t>total number of points you amass. The appendix contains the information on the grades level that correspond to the total number of points that you receive.  There are two components to your grade</w:t>
      </w:r>
      <w:r w:rsidR="00C66BCC">
        <w:rPr>
          <w:i w:val="0"/>
        </w:rPr>
        <w:t>: an</w:t>
      </w:r>
      <w:r w:rsidRPr="004C6BC8">
        <w:rPr>
          <w:i w:val="0"/>
        </w:rPr>
        <w:t xml:space="preserve"> individual section a group section. User stories marked individual can only count toward your individual grade, while section marked group can only count for the group section of the project. The appendix also contains the threshold for the individual portion of the project. </w:t>
      </w:r>
      <w:r w:rsidR="004C6BC8">
        <w:rPr>
          <w:i w:val="0"/>
        </w:rPr>
        <w:t xml:space="preserve">All items not marked individual should be completed as a group. </w:t>
      </w:r>
    </w:p>
    <w:p w14:paraId="7168DB0F" w14:textId="77777777" w:rsidR="00484F47" w:rsidRPr="004C6BC8" w:rsidRDefault="00484F47">
      <w:pPr>
        <w:pStyle w:val="template"/>
        <w:rPr>
          <w:i w:val="0"/>
        </w:rPr>
      </w:pPr>
    </w:p>
    <w:p w14:paraId="5EA8B76C" w14:textId="77777777" w:rsidR="00484F47" w:rsidRPr="004C6BC8" w:rsidRDefault="00484F47" w:rsidP="00484F47">
      <w:pPr>
        <w:pStyle w:val="template"/>
        <w:rPr>
          <w:i w:val="0"/>
        </w:rPr>
      </w:pPr>
      <w:r w:rsidRPr="004C6BC8">
        <w:rPr>
          <w:i w:val="0"/>
        </w:rPr>
        <w:t xml:space="preserve">The remainder of the document is structured as follows. Each Section describes a screen in the application.  </w:t>
      </w:r>
      <w:r w:rsidR="004C6BC8" w:rsidRPr="004C6BC8">
        <w:rPr>
          <w:i w:val="0"/>
        </w:rPr>
        <w:t>User stories will generally follow the format below</w:t>
      </w:r>
    </w:p>
    <w:p w14:paraId="09919682" w14:textId="77777777" w:rsidR="004C6BC8" w:rsidRPr="004C6BC8" w:rsidRDefault="004C6BC8" w:rsidP="00484F47">
      <w:pPr>
        <w:pStyle w:val="template"/>
        <w:rPr>
          <w:i w:val="0"/>
        </w:rPr>
      </w:pPr>
    </w:p>
    <w:p w14:paraId="3147BEC3" w14:textId="77777777" w:rsidR="004C6BC8" w:rsidRPr="004C6BC8" w:rsidRDefault="004C6BC8" w:rsidP="00484F47">
      <w:pPr>
        <w:pStyle w:val="template"/>
        <w:rPr>
          <w:i w:val="0"/>
        </w:rPr>
      </w:pPr>
      <w:r w:rsidRPr="004C6BC8">
        <w:rPr>
          <w:i w:val="0"/>
        </w:rPr>
        <w:t>As a &lt; type of user &gt;, I want &lt; some goal &gt; so that &lt; some reason &gt;.</w:t>
      </w:r>
    </w:p>
    <w:p w14:paraId="286E07E6" w14:textId="77777777" w:rsidR="004B4BA3" w:rsidRPr="004C6BC8" w:rsidRDefault="003C52F7">
      <w:pPr>
        <w:pStyle w:val="Heading2"/>
      </w:pPr>
      <w:bookmarkStart w:id="13" w:name="_Toc343482"/>
      <w:r w:rsidRPr="004C6BC8">
        <w:t>Collaboration and external sources.</w:t>
      </w:r>
      <w:bookmarkEnd w:id="13"/>
      <w:r w:rsidRPr="004C6BC8">
        <w:t xml:space="preserve"> </w:t>
      </w:r>
    </w:p>
    <w:p w14:paraId="2031B9DB" w14:textId="744F8757" w:rsidR="003C52F7" w:rsidRPr="004C6BC8" w:rsidRDefault="003C52F7">
      <w:pPr>
        <w:pStyle w:val="template"/>
        <w:rPr>
          <w:i w:val="0"/>
        </w:rPr>
      </w:pPr>
      <w:r w:rsidRPr="004C6BC8">
        <w:rPr>
          <w:i w:val="0"/>
        </w:rPr>
        <w:t>The individual portion of the project must be completed on your own. Your implementation should not contain code that you got online</w:t>
      </w:r>
      <w:r w:rsidR="00E36C81">
        <w:rPr>
          <w:i w:val="0"/>
        </w:rPr>
        <w:t xml:space="preserve"> (w</w:t>
      </w:r>
      <w:r w:rsidRPr="004C6BC8">
        <w:rPr>
          <w:i w:val="0"/>
        </w:rPr>
        <w:t>ith one exception you can use a tool for generating your JSX elements from the sketch file that is provided with the project).</w:t>
      </w:r>
      <w:r w:rsidR="00AB019D" w:rsidRPr="004C6BC8">
        <w:rPr>
          <w:i w:val="0"/>
        </w:rPr>
        <w:t xml:space="preserve"> For the group portion of the project you are allowed to work </w:t>
      </w:r>
      <w:r w:rsidR="00556875">
        <w:rPr>
          <w:i w:val="0"/>
        </w:rPr>
        <w:t xml:space="preserve">in </w:t>
      </w:r>
      <w:r w:rsidR="00AB019D" w:rsidRPr="004C6BC8">
        <w:rPr>
          <w:i w:val="0"/>
        </w:rPr>
        <w:t xml:space="preserve">groups of two. You </w:t>
      </w:r>
      <w:r w:rsidR="00556875">
        <w:rPr>
          <w:i w:val="0"/>
        </w:rPr>
        <w:t xml:space="preserve">can also to </w:t>
      </w:r>
      <w:r w:rsidR="00AB019D" w:rsidRPr="004C6BC8">
        <w:rPr>
          <w:i w:val="0"/>
        </w:rPr>
        <w:t xml:space="preserve">complete the entire assignment on your own. </w:t>
      </w:r>
      <w:r w:rsidRPr="004C6BC8">
        <w:rPr>
          <w:i w:val="0"/>
        </w:rPr>
        <w:t xml:space="preserve"> </w:t>
      </w:r>
    </w:p>
    <w:p w14:paraId="2EB3BBFC" w14:textId="77777777" w:rsidR="003C52F7" w:rsidRPr="004C6BC8" w:rsidRDefault="003C52F7">
      <w:pPr>
        <w:pStyle w:val="template"/>
        <w:rPr>
          <w:i w:val="0"/>
        </w:rPr>
      </w:pPr>
    </w:p>
    <w:p w14:paraId="403F7994" w14:textId="77777777" w:rsidR="004B4BA3" w:rsidRPr="004C6BC8" w:rsidRDefault="00AB019D">
      <w:pPr>
        <w:pStyle w:val="Heading2"/>
      </w:pPr>
      <w:bookmarkStart w:id="14" w:name="_Toc343483"/>
      <w:r w:rsidRPr="004C6BC8">
        <w:t>Check INs</w:t>
      </w:r>
      <w:bookmarkEnd w:id="14"/>
    </w:p>
    <w:p w14:paraId="5E280419" w14:textId="1B96D6F9" w:rsidR="004B4BA3" w:rsidRPr="004C6BC8" w:rsidRDefault="00AB019D">
      <w:pPr>
        <w:pStyle w:val="template"/>
        <w:rPr>
          <w:i w:val="0"/>
        </w:rPr>
      </w:pPr>
      <w:r w:rsidRPr="004C6BC8">
        <w:rPr>
          <w:i w:val="0"/>
        </w:rPr>
        <w:t>The will be 7 TA checks available throughout the semester. There are point benchmarks for each check in. These point bench marks are simpl</w:t>
      </w:r>
      <w:r w:rsidR="00926FBC">
        <w:rPr>
          <w:i w:val="0"/>
        </w:rPr>
        <w:t>e</w:t>
      </w:r>
      <w:r w:rsidRPr="004C6BC8">
        <w:rPr>
          <w:i w:val="0"/>
        </w:rPr>
        <w:t xml:space="preserve"> guidelines and are not strong requirements. Your final group and individual grades will be calculated at the end of the semester. </w:t>
      </w:r>
    </w:p>
    <w:p w14:paraId="40320B0C" w14:textId="77777777" w:rsidR="004F13F4" w:rsidRPr="004C6BC8" w:rsidRDefault="00AB019D" w:rsidP="004F13F4">
      <w:pPr>
        <w:pStyle w:val="Heading2"/>
      </w:pPr>
      <w:bookmarkStart w:id="15" w:name="_Toc343484"/>
      <w:bookmarkStart w:id="16" w:name="_Toc439994674"/>
      <w:r w:rsidRPr="004C6BC8">
        <w:t>Version control and bug tracking</w:t>
      </w:r>
      <w:bookmarkEnd w:id="15"/>
    </w:p>
    <w:p w14:paraId="5ADEAEA3" w14:textId="7E5D6767" w:rsidR="00AB019D" w:rsidRPr="004C6BC8" w:rsidRDefault="00AB019D" w:rsidP="00AB019D">
      <w:r w:rsidRPr="004C6BC8">
        <w:t xml:space="preserve">You will be required to </w:t>
      </w:r>
      <w:r w:rsidR="00926FBC">
        <w:t xml:space="preserve">use </w:t>
      </w:r>
      <w:r w:rsidRPr="004C6BC8">
        <w:t xml:space="preserve">the Visual Studio Team Foundation Tool for project management and version control. </w:t>
      </w:r>
      <w:hyperlink r:id="rId11" w:history="1">
        <w:r w:rsidR="00DE6524" w:rsidRPr="004C6BC8">
          <w:rPr>
            <w:rStyle w:val="Hyperlink"/>
          </w:rPr>
          <w:t>https://visualstudio.microsoft.com/tfs/</w:t>
        </w:r>
      </w:hyperlink>
      <w:r w:rsidR="00DE6524" w:rsidRPr="004C6BC8">
        <w:t xml:space="preserve"> ‘Please add me to all over repositories: </w:t>
      </w:r>
    </w:p>
    <w:p w14:paraId="2BDE96E8" w14:textId="77777777" w:rsidR="00DE6524" w:rsidRPr="004C6BC8" w:rsidRDefault="00F842C6" w:rsidP="00AB019D">
      <w:hyperlink r:id="rId12" w:history="1">
        <w:r w:rsidR="00DE6524" w:rsidRPr="004C6BC8">
          <w:rPr>
            <w:rStyle w:val="Hyperlink"/>
          </w:rPr>
          <w:t>dggraham@email.wm.edu</w:t>
        </w:r>
      </w:hyperlink>
      <w:r w:rsidR="00DE6524" w:rsidRPr="004C6BC8">
        <w:t xml:space="preserve">. This is how you will submit your assignment. (We will look at your final repository and check how your application performs)   </w:t>
      </w:r>
    </w:p>
    <w:p w14:paraId="15500725" w14:textId="77777777" w:rsidR="00DE6524" w:rsidRPr="004C6BC8" w:rsidRDefault="008418B8" w:rsidP="004F13F4">
      <w:pPr>
        <w:pStyle w:val="Heading2"/>
      </w:pPr>
      <w:bookmarkStart w:id="17" w:name="_Toc343485"/>
      <w:r w:rsidRPr="004C6BC8">
        <w:lastRenderedPageBreak/>
        <w:t>Integrated Development Environment</w:t>
      </w:r>
      <w:r w:rsidR="00DE6524" w:rsidRPr="004C6BC8">
        <w:t>.</w:t>
      </w:r>
      <w:bookmarkEnd w:id="17"/>
      <w:r w:rsidR="00DE6524" w:rsidRPr="004C6BC8">
        <w:t xml:space="preserve"> </w:t>
      </w:r>
    </w:p>
    <w:p w14:paraId="3A2EC725" w14:textId="77777777" w:rsidR="00DE6524" w:rsidRPr="004C6BC8" w:rsidRDefault="00DE6524" w:rsidP="00DE6524">
      <w:r w:rsidRPr="004C6BC8">
        <w:t xml:space="preserve">Please feel free </w:t>
      </w:r>
      <w:r w:rsidR="00484F47" w:rsidRPr="004C6BC8">
        <w:t xml:space="preserve">to use whatever you want.  I have listed a couple good ideas below: </w:t>
      </w:r>
    </w:p>
    <w:p w14:paraId="2F9AB2D4" w14:textId="77777777" w:rsidR="00484F47" w:rsidRPr="004C6BC8" w:rsidRDefault="00484F47" w:rsidP="00484F47">
      <w:pPr>
        <w:ind w:left="720"/>
      </w:pPr>
      <w:r w:rsidRPr="004C6BC8">
        <w:t>1. Snack.expo.io</w:t>
      </w:r>
    </w:p>
    <w:p w14:paraId="5CCB476E" w14:textId="77777777" w:rsidR="00484F47" w:rsidRPr="004C6BC8" w:rsidRDefault="00484F47" w:rsidP="00484F47">
      <w:pPr>
        <w:ind w:left="720"/>
      </w:pPr>
      <w:r w:rsidRPr="004C6BC8">
        <w:t>2. Visual studio code</w:t>
      </w:r>
    </w:p>
    <w:p w14:paraId="7D802DAF" w14:textId="77777777" w:rsidR="00484F47" w:rsidRPr="004C6BC8" w:rsidRDefault="00484F47" w:rsidP="00484F47">
      <w:pPr>
        <w:ind w:left="720"/>
      </w:pPr>
      <w:r w:rsidRPr="004C6BC8">
        <w:t>3. Visual studio</w:t>
      </w:r>
    </w:p>
    <w:p w14:paraId="396593E7" w14:textId="75315AFE" w:rsidR="00484F47" w:rsidRPr="004C6BC8" w:rsidRDefault="00484F47" w:rsidP="00DE6524">
      <w:r w:rsidRPr="004C6BC8">
        <w:t>The visual studio team foundation server</w:t>
      </w:r>
      <w:r w:rsidR="00463A39">
        <w:t xml:space="preserve"> </w:t>
      </w:r>
      <w:r w:rsidRPr="004C6BC8">
        <w:t>support</w:t>
      </w:r>
      <w:r w:rsidR="00463A39">
        <w:t>s</w:t>
      </w:r>
      <w:r w:rsidRPr="004C6BC8">
        <w:t xml:space="preserve"> git. Please use th</w:t>
      </w:r>
      <w:r w:rsidR="00463A39">
        <w:t>is</w:t>
      </w:r>
      <w:r w:rsidRPr="004C6BC8">
        <w:t xml:space="preserve"> as your version control system so that we can look at the commit logs to ensure that all members of the team contributed equally. </w:t>
      </w:r>
    </w:p>
    <w:p w14:paraId="08E7CC2E" w14:textId="77777777" w:rsidR="004F13F4" w:rsidRPr="004C6BC8" w:rsidRDefault="004F13F4" w:rsidP="004F13F4">
      <w:pPr>
        <w:pStyle w:val="Heading2"/>
      </w:pPr>
      <w:bookmarkStart w:id="18" w:name="_Toc343486"/>
      <w:r w:rsidRPr="004C6BC8">
        <w:t>Ensuring code quality</w:t>
      </w:r>
      <w:bookmarkEnd w:id="18"/>
    </w:p>
    <w:p w14:paraId="2BDF1850" w14:textId="4C2091A7" w:rsidR="004F13F4" w:rsidRPr="004C6BC8" w:rsidRDefault="004F13F4" w:rsidP="004F13F4">
      <w:pPr>
        <w:pStyle w:val="template"/>
        <w:rPr>
          <w:i w:val="0"/>
        </w:rPr>
      </w:pPr>
      <w:r w:rsidRPr="004C6BC8">
        <w:rPr>
          <w:i w:val="0"/>
        </w:rPr>
        <w:t xml:space="preserve">All of the code developed should follow the JSX &amp; </w:t>
      </w:r>
      <w:r w:rsidR="00A21197" w:rsidRPr="004C6BC8">
        <w:rPr>
          <w:i w:val="0"/>
        </w:rPr>
        <w:t>JavaScript</w:t>
      </w:r>
      <w:r w:rsidRPr="004C6BC8">
        <w:rPr>
          <w:i w:val="0"/>
        </w:rPr>
        <w:t xml:space="preserve"> style guide</w:t>
      </w:r>
      <w:r w:rsidR="00A21197">
        <w:rPr>
          <w:i w:val="0"/>
        </w:rPr>
        <w:t xml:space="preserve"> o</w:t>
      </w:r>
      <w:r w:rsidRPr="004C6BC8">
        <w:rPr>
          <w:i w:val="0"/>
        </w:rPr>
        <w:t>r</w:t>
      </w:r>
      <w:r w:rsidR="00A21197">
        <w:rPr>
          <w:i w:val="0"/>
        </w:rPr>
        <w:t>i</w:t>
      </w:r>
      <w:r w:rsidRPr="004C6BC8">
        <w:rPr>
          <w:i w:val="0"/>
        </w:rPr>
        <w:t>gin</w:t>
      </w:r>
      <w:r w:rsidR="00A21197">
        <w:rPr>
          <w:i w:val="0"/>
        </w:rPr>
        <w:t>ally</w:t>
      </w:r>
      <w:r w:rsidRPr="004C6BC8">
        <w:rPr>
          <w:i w:val="0"/>
        </w:rPr>
        <w:t xml:space="preserve"> proposed by the team at AIRBNB. </w:t>
      </w:r>
      <w:hyperlink r:id="rId13" w:history="1">
        <w:r w:rsidRPr="004C6BC8">
          <w:rPr>
            <w:rStyle w:val="Hyperlink"/>
            <w:i w:val="0"/>
          </w:rPr>
          <w:t>https://github.com/airbnb/javascript/tree/master/react</w:t>
        </w:r>
      </w:hyperlink>
      <w:r w:rsidRPr="004C6BC8">
        <w:rPr>
          <w:i w:val="0"/>
        </w:rPr>
        <w:t xml:space="preserve">  </w:t>
      </w:r>
    </w:p>
    <w:p w14:paraId="4C330011" w14:textId="77777777" w:rsidR="00110D43" w:rsidRDefault="004F13F4" w:rsidP="00DE6524">
      <w:pPr>
        <w:pStyle w:val="template"/>
        <w:rPr>
          <w:i w:val="0"/>
        </w:rPr>
      </w:pPr>
      <w:r w:rsidRPr="004C6BC8">
        <w:rPr>
          <w:i w:val="0"/>
        </w:rPr>
        <w:t xml:space="preserve">The </w:t>
      </w:r>
      <w:proofErr w:type="spellStart"/>
      <w:r w:rsidRPr="004C6BC8">
        <w:rPr>
          <w:i w:val="0"/>
        </w:rPr>
        <w:t>ESLint</w:t>
      </w:r>
      <w:proofErr w:type="spellEnd"/>
      <w:r w:rsidRPr="004C6BC8">
        <w:rPr>
          <w:i w:val="0"/>
        </w:rPr>
        <w:t xml:space="preserve"> lint</w:t>
      </w:r>
      <w:r w:rsidR="00A21197">
        <w:rPr>
          <w:i w:val="0"/>
        </w:rPr>
        <w:t>er</w:t>
      </w:r>
      <w:r w:rsidRPr="004C6BC8">
        <w:rPr>
          <w:i w:val="0"/>
        </w:rPr>
        <w:t xml:space="preserve"> tool should be installed and used to enforce the style during development. The link below provides a great description on how </w:t>
      </w:r>
      <w:r w:rsidR="00A21197">
        <w:rPr>
          <w:i w:val="0"/>
        </w:rPr>
        <w:t xml:space="preserve">you </w:t>
      </w:r>
      <w:r w:rsidRPr="004C6BC8">
        <w:rPr>
          <w:i w:val="0"/>
        </w:rPr>
        <w:t xml:space="preserve">can configure VS </w:t>
      </w:r>
      <w:r w:rsidR="00A21197">
        <w:rPr>
          <w:i w:val="0"/>
        </w:rPr>
        <w:t>C</w:t>
      </w:r>
      <w:r w:rsidRPr="004C6BC8">
        <w:rPr>
          <w:i w:val="0"/>
        </w:rPr>
        <w:t>ode to ensure the rules in the style guide</w:t>
      </w:r>
      <w:r w:rsidR="00110D43">
        <w:rPr>
          <w:i w:val="0"/>
        </w:rPr>
        <w:t xml:space="preserve"> are followed.</w:t>
      </w:r>
    </w:p>
    <w:p w14:paraId="28B4731B" w14:textId="3F672514" w:rsidR="004F13F4" w:rsidRPr="004C6BC8" w:rsidRDefault="00F842C6" w:rsidP="00DE6524">
      <w:pPr>
        <w:pStyle w:val="template"/>
        <w:rPr>
          <w:i w:val="0"/>
        </w:rPr>
      </w:pPr>
      <w:hyperlink r:id="rId14" w:history="1">
        <w:r w:rsidR="00685EF1" w:rsidRPr="00581E6D">
          <w:rPr>
            <w:rStyle w:val="Hyperlink"/>
            <w:i w:val="0"/>
          </w:rPr>
          <w:t>https://travishorn.com/setting-up-eslint-on-vs-code-with-airbnb-javascript-style-guide-6eb78a535ba6</w:t>
        </w:r>
      </w:hyperlink>
      <w:r w:rsidR="004F13F4" w:rsidRPr="004C6BC8">
        <w:rPr>
          <w:i w:val="0"/>
        </w:rPr>
        <w:t xml:space="preserve"> </w:t>
      </w:r>
    </w:p>
    <w:p w14:paraId="2DB09592" w14:textId="77777777" w:rsidR="004F13F4" w:rsidRPr="004C6BC8" w:rsidRDefault="00484F47" w:rsidP="004F13F4">
      <w:pPr>
        <w:pStyle w:val="Heading2"/>
      </w:pPr>
      <w:bookmarkStart w:id="19" w:name="_Toc343487"/>
      <w:bookmarkEnd w:id="16"/>
      <w:r w:rsidRPr="004C6BC8">
        <w:t>Evaluating User stories</w:t>
      </w:r>
      <w:bookmarkEnd w:id="19"/>
      <w:r w:rsidRPr="004C6BC8">
        <w:t xml:space="preserve"> </w:t>
      </w:r>
    </w:p>
    <w:p w14:paraId="6A66D5CE" w14:textId="2BDCAF89" w:rsidR="004B4BA3" w:rsidRPr="004C6BC8" w:rsidRDefault="00484F47">
      <w:pPr>
        <w:pStyle w:val="template"/>
        <w:rPr>
          <w:i w:val="0"/>
        </w:rPr>
      </w:pPr>
      <w:r w:rsidRPr="004C6BC8">
        <w:rPr>
          <w:i w:val="0"/>
        </w:rPr>
        <w:t>The TA and I will run your application and test the user stories that you have completed. If the user stor</w:t>
      </w:r>
      <w:r w:rsidR="00466C03">
        <w:rPr>
          <w:i w:val="0"/>
        </w:rPr>
        <w:t>y</w:t>
      </w:r>
      <w:r w:rsidRPr="004C6BC8">
        <w:rPr>
          <w:i w:val="0"/>
        </w:rPr>
        <w:t xml:space="preserve"> behave</w:t>
      </w:r>
      <w:r w:rsidR="00466C03">
        <w:rPr>
          <w:i w:val="0"/>
        </w:rPr>
        <w:t>s</w:t>
      </w:r>
      <w:r w:rsidRPr="004C6BC8">
        <w:rPr>
          <w:i w:val="0"/>
        </w:rPr>
        <w:t xml:space="preserve"> as expected you will receive full points for implementing th</w:t>
      </w:r>
      <w:r w:rsidR="00466C03">
        <w:rPr>
          <w:i w:val="0"/>
        </w:rPr>
        <w:t>at</w:t>
      </w:r>
      <w:r w:rsidRPr="004C6BC8">
        <w:rPr>
          <w:i w:val="0"/>
        </w:rPr>
        <w:t xml:space="preserve"> user stor</w:t>
      </w:r>
      <w:r w:rsidR="00466C03">
        <w:rPr>
          <w:i w:val="0"/>
        </w:rPr>
        <w:t>y</w:t>
      </w:r>
      <w:r w:rsidRPr="004C6BC8">
        <w:rPr>
          <w:i w:val="0"/>
        </w:rPr>
        <w:t xml:space="preserve">. However, </w:t>
      </w:r>
      <w:r w:rsidR="00685EF1">
        <w:rPr>
          <w:i w:val="0"/>
        </w:rPr>
        <w:t xml:space="preserve">if the </w:t>
      </w:r>
      <w:r w:rsidRPr="004C6BC8">
        <w:rPr>
          <w:i w:val="0"/>
        </w:rPr>
        <w:t>application crashes, error</w:t>
      </w:r>
      <w:r w:rsidR="00685EF1">
        <w:rPr>
          <w:i w:val="0"/>
        </w:rPr>
        <w:t>s occur</w:t>
      </w:r>
      <w:r w:rsidRPr="004C6BC8">
        <w:rPr>
          <w:i w:val="0"/>
        </w:rPr>
        <w:t xml:space="preserve"> or the user story does not perform as expected you will not receive credit of that story.  </w:t>
      </w:r>
    </w:p>
    <w:p w14:paraId="062542E4" w14:textId="77777777" w:rsidR="004C6BC8" w:rsidRPr="004C6BC8" w:rsidRDefault="004C6BC8" w:rsidP="00484F47">
      <w:pPr>
        <w:pStyle w:val="Heading1"/>
      </w:pPr>
      <w:bookmarkStart w:id="20" w:name="_Toc343488"/>
      <w:r w:rsidRPr="004C6BC8">
        <w:t>App Design</w:t>
      </w:r>
      <w:bookmarkEnd w:id="20"/>
    </w:p>
    <w:p w14:paraId="5E83CC64" w14:textId="0A6183F6" w:rsidR="004508D0" w:rsidRDefault="004C6BC8" w:rsidP="004508D0">
      <w:r>
        <w:t xml:space="preserve">All of the design files and artifacts have been supplied and can be found on </w:t>
      </w:r>
      <w:r w:rsidR="009E7C8A">
        <w:t>Collab</w:t>
      </w:r>
      <w:r>
        <w:t xml:space="preserve">. </w:t>
      </w:r>
      <w:r w:rsidR="00E9217D">
        <w:t xml:space="preserve"> We have </w:t>
      </w:r>
      <w:r w:rsidR="009E7C8A">
        <w:t>provided</w:t>
      </w:r>
      <w:r w:rsidR="00E9217D">
        <w:t xml:space="preserve"> the ordinal sketch files. (If you don’t have a mac you can view and modify the sketch files using </w:t>
      </w:r>
      <w:proofErr w:type="spellStart"/>
      <w:r w:rsidR="009E7C8A">
        <w:t>Avocode</w:t>
      </w:r>
      <w:proofErr w:type="spellEnd"/>
      <w:r w:rsidR="009E7C8A">
        <w:t xml:space="preserve"> (Avocode.com).  It is important to note that you don’t need to use sketch </w:t>
      </w:r>
      <w:r w:rsidR="0058394C">
        <w:t xml:space="preserve">to </w:t>
      </w:r>
      <w:r w:rsidR="009E7C8A">
        <w:t xml:space="preserve">create designs, I have already done that for you.  We also provided slice repository with all of the sketch files.  </w:t>
      </w:r>
      <w:r w:rsidR="00B32FB3">
        <w:t>We have provide</w:t>
      </w:r>
      <w:r w:rsidR="0058394C">
        <w:t>d</w:t>
      </w:r>
      <w:r w:rsidR="00B32FB3">
        <w:t xml:space="preserve"> a collection of design files that contain two version of the application. Please feel to use which ever design you like more. </w:t>
      </w:r>
      <w:r w:rsidR="004508D0">
        <w:br/>
      </w:r>
    </w:p>
    <w:p w14:paraId="0144EE93" w14:textId="6ECF5C15" w:rsidR="00C749F7" w:rsidRDefault="004508D0" w:rsidP="004508D0">
      <w:r>
        <w:t xml:space="preserve">There are several tools </w:t>
      </w:r>
      <w:r w:rsidR="0058394C">
        <w:t xml:space="preserve">that </w:t>
      </w:r>
      <w:r w:rsidR="00C749F7">
        <w:t>determine exact pixel values for the artifacts in the design. Feel to use a tool of your choice: I recommend</w:t>
      </w:r>
    </w:p>
    <w:p w14:paraId="4C813380" w14:textId="77777777" w:rsidR="00C749F7" w:rsidRDefault="00F842C6" w:rsidP="00C749F7">
      <w:pPr>
        <w:pStyle w:val="ListParagraph"/>
        <w:numPr>
          <w:ilvl w:val="0"/>
          <w:numId w:val="3"/>
        </w:numPr>
      </w:pPr>
      <w:hyperlink r:id="rId15" w:history="1">
        <w:r w:rsidR="00C749F7" w:rsidRPr="00612CCC">
          <w:rPr>
            <w:rStyle w:val="Hyperlink"/>
          </w:rPr>
          <w:t>http://utom.design/measure/</w:t>
        </w:r>
      </w:hyperlink>
    </w:p>
    <w:p w14:paraId="13A194E3" w14:textId="77777777" w:rsidR="004508D0" w:rsidRDefault="00C749F7" w:rsidP="004508D0">
      <w:r>
        <w:t xml:space="preserve"> </w:t>
      </w:r>
    </w:p>
    <w:p w14:paraId="38D9902C" w14:textId="77777777" w:rsidR="00300FDE" w:rsidRPr="004C6BC8" w:rsidRDefault="00300FDE" w:rsidP="00300FDE">
      <w:pPr>
        <w:pStyle w:val="Heading1"/>
      </w:pPr>
      <w:bookmarkStart w:id="21" w:name="_Toc343489"/>
      <w:r>
        <w:t>Server and System Requirements</w:t>
      </w:r>
      <w:bookmarkEnd w:id="21"/>
    </w:p>
    <w:p w14:paraId="0D7CBB4F" w14:textId="2A7CB076" w:rsidR="00B32FB3" w:rsidRDefault="00300FDE" w:rsidP="004C6BC8">
      <w:r>
        <w:t xml:space="preserve">We will use the firebase Realtime database </w:t>
      </w:r>
      <w:r w:rsidR="007A39F9">
        <w:t>to store</w:t>
      </w:r>
      <w:r>
        <w:t xml:space="preserve"> all the </w:t>
      </w:r>
      <w:r w:rsidR="000B2875">
        <w:t xml:space="preserve">data </w:t>
      </w:r>
      <w:r>
        <w:t xml:space="preserve">related to the application. If you want to </w:t>
      </w:r>
      <w:r w:rsidR="00DD01F4">
        <w:t xml:space="preserve">use </w:t>
      </w:r>
      <w:r>
        <w:t>server static data</w:t>
      </w:r>
      <w:r w:rsidR="00350D4D">
        <w:t>,</w:t>
      </w:r>
      <w:r>
        <w:t xml:space="preserve"> feel free to use your home directory. We will not cover scalable serverless architectures but if you want </w:t>
      </w:r>
      <w:r w:rsidR="00AA2E83">
        <w:t>to implement a cloud function/ lambda functions/ Azure functions feel free to do so</w:t>
      </w:r>
      <w:r w:rsidR="00350D4D">
        <w:t>, b</w:t>
      </w:r>
      <w:r w:rsidR="002B41C6">
        <w:t>ut this is not a requirement.</w:t>
      </w:r>
      <w:r w:rsidR="00350D4D">
        <w:t xml:space="preserve"> </w:t>
      </w:r>
      <w:r w:rsidR="002B41C6">
        <w:t xml:space="preserve">As the developer you have full control the structure of the JSON objects. </w:t>
      </w:r>
    </w:p>
    <w:p w14:paraId="052A7894" w14:textId="77777777" w:rsidR="009E7C8A" w:rsidRPr="004C6BC8" w:rsidRDefault="009E7C8A" w:rsidP="004C6BC8"/>
    <w:p w14:paraId="4960860E" w14:textId="7BA3E048" w:rsidR="004B4BA3" w:rsidRPr="004C6BC8" w:rsidRDefault="008418B8" w:rsidP="00484F47">
      <w:pPr>
        <w:pStyle w:val="Heading1"/>
      </w:pPr>
      <w:bookmarkStart w:id="22" w:name="_Toc343490"/>
      <w:r w:rsidRPr="004C6BC8">
        <w:lastRenderedPageBreak/>
        <w:t>Splash screen</w:t>
      </w:r>
      <w:r w:rsidR="005854DB">
        <w:t xml:space="preserve"> (125 points</w:t>
      </w:r>
      <w:r w:rsidR="00D1665B">
        <w:t xml:space="preserve"> - Group</w:t>
      </w:r>
      <w:r w:rsidR="005854DB">
        <w:t>)</w:t>
      </w:r>
      <w:bookmarkEnd w:id="22"/>
    </w:p>
    <w:p w14:paraId="17039B15" w14:textId="77777777" w:rsidR="008418B8" w:rsidRPr="004C6BC8" w:rsidRDefault="008418B8">
      <w:pPr>
        <w:pStyle w:val="template"/>
        <w:rPr>
          <w:i w:val="0"/>
        </w:rPr>
      </w:pPr>
      <w:r w:rsidRPr="004C6BC8">
        <w:rPr>
          <w:i w:val="0"/>
        </w:rPr>
        <w:t xml:space="preserve">This the first screen that the users will see. It is screen that will establish your products brand. This also the first impression that users will get of the application. The design for the splash screen is shown in figure both Figure 2 and 3. The third variation can be found in the design files that have been supplied with this assignment. </w:t>
      </w:r>
    </w:p>
    <w:p w14:paraId="00613FDC" w14:textId="77777777" w:rsidR="008418B8" w:rsidRPr="004C6BC8" w:rsidRDefault="001C6509">
      <w:pPr>
        <w:pStyle w:val="template"/>
        <w:rPr>
          <w:i w:val="0"/>
        </w:rPr>
      </w:pPr>
      <w:r w:rsidRPr="004C6BC8">
        <w:rPr>
          <w:i w:val="0"/>
          <w:noProof/>
        </w:rPr>
        <w:drawing>
          <wp:anchor distT="0" distB="0" distL="114300" distR="114300" simplePos="0" relativeHeight="251661312" behindDoc="0" locked="0" layoutInCell="1" allowOverlap="1" wp14:anchorId="1FF375EF" wp14:editId="5A0021D9">
            <wp:simplePos x="0" y="0"/>
            <wp:positionH relativeFrom="column">
              <wp:posOffset>3317240</wp:posOffset>
            </wp:positionH>
            <wp:positionV relativeFrom="paragraph">
              <wp:posOffset>274955</wp:posOffset>
            </wp:positionV>
            <wp:extent cx="1701800" cy="302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las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1800" cy="3028950"/>
                    </a:xfrm>
                    <a:prstGeom prst="rect">
                      <a:avLst/>
                    </a:prstGeom>
                  </pic:spPr>
                </pic:pic>
              </a:graphicData>
            </a:graphic>
            <wp14:sizeRelH relativeFrom="page">
              <wp14:pctWidth>0</wp14:pctWidth>
            </wp14:sizeRelH>
            <wp14:sizeRelV relativeFrom="page">
              <wp14:pctHeight>0</wp14:pctHeight>
            </wp14:sizeRelV>
          </wp:anchor>
        </w:drawing>
      </w:r>
      <w:r w:rsidRPr="004C6BC8">
        <w:rPr>
          <w:i w:val="0"/>
          <w:noProof/>
        </w:rPr>
        <w:drawing>
          <wp:anchor distT="0" distB="0" distL="114300" distR="114300" simplePos="0" relativeHeight="251658240" behindDoc="0" locked="0" layoutInCell="1" allowOverlap="1" wp14:anchorId="521F5B5F" wp14:editId="180127AD">
            <wp:simplePos x="0" y="0"/>
            <wp:positionH relativeFrom="column">
              <wp:posOffset>586740</wp:posOffset>
            </wp:positionH>
            <wp:positionV relativeFrom="paragraph">
              <wp:posOffset>154940</wp:posOffset>
            </wp:positionV>
            <wp:extent cx="1765300" cy="31407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lash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5300" cy="3140710"/>
                    </a:xfrm>
                    <a:prstGeom prst="rect">
                      <a:avLst/>
                    </a:prstGeom>
                  </pic:spPr>
                </pic:pic>
              </a:graphicData>
            </a:graphic>
            <wp14:sizeRelH relativeFrom="page">
              <wp14:pctWidth>0</wp14:pctWidth>
            </wp14:sizeRelH>
            <wp14:sizeRelV relativeFrom="page">
              <wp14:pctHeight>0</wp14:pctHeight>
            </wp14:sizeRelV>
          </wp:anchor>
        </w:drawing>
      </w:r>
    </w:p>
    <w:p w14:paraId="2DDB9C7C" w14:textId="77777777" w:rsidR="008418B8" w:rsidRPr="004C6BC8" w:rsidRDefault="008418B8">
      <w:pPr>
        <w:pStyle w:val="template"/>
        <w:rPr>
          <w:i w:val="0"/>
        </w:rPr>
      </w:pPr>
    </w:p>
    <w:p w14:paraId="5D0F186A" w14:textId="77777777" w:rsidR="004B4BA3" w:rsidRPr="004C6BC8" w:rsidRDefault="00F1001C">
      <w:pPr>
        <w:pStyle w:val="Heading2"/>
      </w:pPr>
      <w:bookmarkStart w:id="23" w:name="_Toc343491"/>
      <w:r w:rsidRPr="004C6BC8">
        <w:t>Responsive Splash. (20 points)</w:t>
      </w:r>
      <w:bookmarkEnd w:id="23"/>
      <w:r w:rsidRPr="004C6BC8">
        <w:t xml:space="preserve"> </w:t>
      </w:r>
    </w:p>
    <w:p w14:paraId="27287ACB" w14:textId="7F3351F0" w:rsidR="00F1001C" w:rsidRPr="004C6BC8" w:rsidRDefault="00F1001C">
      <w:pPr>
        <w:pStyle w:val="template"/>
        <w:rPr>
          <w:i w:val="0"/>
        </w:rPr>
      </w:pPr>
      <w:r w:rsidRPr="004C6BC8">
        <w:rPr>
          <w:i w:val="0"/>
        </w:rPr>
        <w:t xml:space="preserve">The splash screen is required to be responsive. (This means that </w:t>
      </w:r>
      <w:r w:rsidR="00E27954">
        <w:rPr>
          <w:i w:val="0"/>
        </w:rPr>
        <w:t xml:space="preserve">it </w:t>
      </w:r>
      <w:r w:rsidRPr="004C6BC8">
        <w:rPr>
          <w:i w:val="0"/>
        </w:rPr>
        <w:t>adjust</w:t>
      </w:r>
      <w:r w:rsidR="00E27954">
        <w:rPr>
          <w:i w:val="0"/>
        </w:rPr>
        <w:t>s</w:t>
      </w:r>
      <w:r w:rsidRPr="004C6BC8">
        <w:rPr>
          <w:i w:val="0"/>
        </w:rPr>
        <w:t xml:space="preserve"> it</w:t>
      </w:r>
      <w:r w:rsidR="00E27954">
        <w:rPr>
          <w:i w:val="0"/>
        </w:rPr>
        <w:t>s</w:t>
      </w:r>
      <w:r w:rsidRPr="004C6BC8">
        <w:rPr>
          <w:i w:val="0"/>
        </w:rPr>
        <w:t xml:space="preserve"> layout elegantly regardless of the screen size that </w:t>
      </w:r>
      <w:r w:rsidR="00E27954">
        <w:rPr>
          <w:i w:val="0"/>
        </w:rPr>
        <w:t xml:space="preserve">it </w:t>
      </w:r>
      <w:r w:rsidRPr="004C6BC8">
        <w:rPr>
          <w:i w:val="0"/>
        </w:rPr>
        <w:t>is run on</w:t>
      </w:r>
      <w:r w:rsidR="00A87DD2">
        <w:rPr>
          <w:i w:val="0"/>
        </w:rPr>
        <w:t>).</w:t>
      </w:r>
    </w:p>
    <w:p w14:paraId="56FB80E1" w14:textId="6DD1F79B" w:rsidR="00F1001C" w:rsidRPr="004C6BC8" w:rsidRDefault="00F1001C" w:rsidP="00F1001C">
      <w:pPr>
        <w:pStyle w:val="Heading3"/>
      </w:pPr>
      <w:r w:rsidRPr="004C6BC8">
        <w:t xml:space="preserve">As a user I am able rotate view the screen both </w:t>
      </w:r>
      <w:r w:rsidR="00386167">
        <w:t>in</w:t>
      </w:r>
      <w:r w:rsidRPr="004C6BC8">
        <w:t xml:space="preserve"> horizontal and vertical mode. (10 points) </w:t>
      </w:r>
    </w:p>
    <w:p w14:paraId="098C2E5A" w14:textId="53232D95" w:rsidR="00F1001C" w:rsidRPr="004C6BC8" w:rsidRDefault="00F1001C" w:rsidP="00F1001C">
      <w:pPr>
        <w:pStyle w:val="Heading3"/>
      </w:pPr>
      <w:r w:rsidRPr="004C6BC8">
        <w:t>A</w:t>
      </w:r>
      <w:r w:rsidR="00386167">
        <w:t>s a</w:t>
      </w:r>
      <w:r w:rsidRPr="004C6BC8">
        <w:t xml:space="preserve"> user I am able to view the contents of the screen on both </w:t>
      </w:r>
      <w:r w:rsidR="00386167">
        <w:t xml:space="preserve">a </w:t>
      </w:r>
      <w:r w:rsidRPr="004C6BC8">
        <w:t xml:space="preserve">tablet and </w:t>
      </w:r>
      <w:r w:rsidR="00386167">
        <w:t xml:space="preserve">a </w:t>
      </w:r>
      <w:r w:rsidRPr="004C6BC8">
        <w:t>smartphone</w:t>
      </w:r>
      <w:r w:rsidR="00F8044E">
        <w:t>.</w:t>
      </w:r>
      <w:r w:rsidRPr="004C6BC8">
        <w:t xml:space="preserve"> (10 points) </w:t>
      </w:r>
    </w:p>
    <w:p w14:paraId="61DAFAC6" w14:textId="77777777" w:rsidR="00F1001C" w:rsidRPr="004C6BC8" w:rsidRDefault="00F1001C" w:rsidP="00F1001C"/>
    <w:p w14:paraId="28D37418" w14:textId="77777777" w:rsidR="00F1001C" w:rsidRPr="004C6BC8" w:rsidRDefault="00F1001C" w:rsidP="00F1001C">
      <w:pPr>
        <w:pStyle w:val="Heading2"/>
      </w:pPr>
      <w:bookmarkStart w:id="24" w:name="_Toc343492"/>
      <w:r w:rsidRPr="004C6BC8">
        <w:t>Button Feedback. (5 points)</w:t>
      </w:r>
      <w:bookmarkEnd w:id="24"/>
      <w:r w:rsidRPr="004C6BC8">
        <w:t xml:space="preserve"> </w:t>
      </w:r>
    </w:p>
    <w:p w14:paraId="5319815A" w14:textId="77777777" w:rsidR="00F1001C" w:rsidRPr="004C6BC8" w:rsidRDefault="00F1001C" w:rsidP="00F1001C">
      <w:r w:rsidRPr="004C6BC8">
        <w:t>Feedback is a critical component of any application.  Know when a button is press</w:t>
      </w:r>
      <w:r w:rsidR="004C6BC8" w:rsidRPr="004C6BC8">
        <w:t>ed</w:t>
      </w:r>
      <w:r w:rsidRPr="004C6BC8">
        <w:t>.</w:t>
      </w:r>
      <w:r w:rsidR="004C6BC8" w:rsidRPr="004C6BC8">
        <w:t xml:space="preserve">  </w:t>
      </w:r>
    </w:p>
    <w:p w14:paraId="14844239" w14:textId="5FCC62BC" w:rsidR="00F1001C" w:rsidRPr="00E9217D" w:rsidRDefault="004C6BC8" w:rsidP="00E9217D">
      <w:pPr>
        <w:pStyle w:val="Heading3"/>
      </w:pPr>
      <w:r w:rsidRPr="004C6BC8">
        <w:t>As a user</w:t>
      </w:r>
      <w:r>
        <w:t xml:space="preserve"> I </w:t>
      </w:r>
      <w:r w:rsidR="00B2279C">
        <w:t xml:space="preserve">want to </w:t>
      </w:r>
      <w:r>
        <w:t>click the button</w:t>
      </w:r>
      <w:r w:rsidR="00B2279C">
        <w:t xml:space="preserve"> causing</w:t>
      </w:r>
      <w:r>
        <w:t xml:space="preserve"> i</w:t>
      </w:r>
      <w:r w:rsidR="00B2279C">
        <w:t>t</w:t>
      </w:r>
      <w:r>
        <w:t xml:space="preserve"> </w:t>
      </w:r>
      <w:r w:rsidR="00B2279C">
        <w:t xml:space="preserve">to </w:t>
      </w:r>
      <w:r>
        <w:t>dark</w:t>
      </w:r>
      <w:r w:rsidR="00B2279C">
        <w:t>en</w:t>
      </w:r>
      <w:r w:rsidR="00B0074A">
        <w:t xml:space="preserve"> </w:t>
      </w:r>
      <w:r>
        <w:t xml:space="preserve">(It’s Red and Green values increase by 50%) </w:t>
      </w:r>
    </w:p>
    <w:p w14:paraId="30ED4718" w14:textId="77777777" w:rsidR="00F1001C" w:rsidRDefault="004C6BC8" w:rsidP="00F1001C">
      <w:pPr>
        <w:pStyle w:val="Heading2"/>
      </w:pPr>
      <w:bookmarkStart w:id="25" w:name="_Toc343493"/>
      <w:r>
        <w:lastRenderedPageBreak/>
        <w:t>Animation</w:t>
      </w:r>
      <w:r w:rsidRPr="004C6BC8">
        <w:t xml:space="preserve"> (</w:t>
      </w:r>
      <w:r>
        <w:t>25</w:t>
      </w:r>
      <w:r w:rsidRPr="004C6BC8">
        <w:t xml:space="preserve"> points)</w:t>
      </w:r>
      <w:bookmarkEnd w:id="25"/>
      <w:r w:rsidRPr="004C6BC8">
        <w:t xml:space="preserve"> </w:t>
      </w:r>
    </w:p>
    <w:p w14:paraId="19CD3B03" w14:textId="6133706C" w:rsidR="004C6BC8" w:rsidRDefault="004C6BC8" w:rsidP="004C6BC8">
      <w:r>
        <w:t>Animation provides you</w:t>
      </w:r>
      <w:r w:rsidR="008F43C9">
        <w:t>r</w:t>
      </w:r>
      <w:r>
        <w:t xml:space="preserve"> application </w:t>
      </w:r>
      <w:r w:rsidR="008F43C9">
        <w:t xml:space="preserve">with </w:t>
      </w:r>
      <w:r>
        <w:t xml:space="preserve">a more polished look.  This user story requires you to animate the people around the logo, by having each of them slowly fade in and out </w:t>
      </w:r>
      <w:r w:rsidR="0004272D">
        <w:t xml:space="preserve">of </w:t>
      </w:r>
      <w:r>
        <w:t xml:space="preserve">view over the period of 1 second (each) </w:t>
      </w:r>
    </w:p>
    <w:p w14:paraId="715DAD04" w14:textId="07988C5E" w:rsidR="004C6BC8" w:rsidRPr="004C6BC8" w:rsidRDefault="004C6BC8" w:rsidP="004C6BC8">
      <w:pPr>
        <w:pStyle w:val="Heading3"/>
      </w:pPr>
      <w:r w:rsidRPr="004C6BC8">
        <w:t xml:space="preserve">As a user </w:t>
      </w:r>
      <w:r>
        <w:t xml:space="preserve">I the avatars slowly and randomly fade in </w:t>
      </w:r>
      <w:r w:rsidR="00E9217D">
        <w:t>and</w:t>
      </w:r>
      <w:r>
        <w:t xml:space="preserve"> out of view</w:t>
      </w:r>
      <w:r w:rsidR="00F8044E">
        <w:t>.</w:t>
      </w:r>
      <w:r w:rsidR="00B0074A">
        <w:t xml:space="preserve"> (25 points)</w:t>
      </w:r>
    </w:p>
    <w:p w14:paraId="31C364DF" w14:textId="77777777" w:rsidR="004C6BC8" w:rsidRDefault="004C6BC8" w:rsidP="004C6BC8">
      <w:pPr>
        <w:pStyle w:val="Heading2"/>
      </w:pPr>
      <w:bookmarkStart w:id="26" w:name="_Toc343494"/>
      <w:r>
        <w:t>Internationalization</w:t>
      </w:r>
      <w:r w:rsidRPr="004C6BC8">
        <w:t xml:space="preserve"> (</w:t>
      </w:r>
      <w:r>
        <w:t>15</w:t>
      </w:r>
      <w:r w:rsidRPr="004C6BC8">
        <w:t xml:space="preserve"> points)</w:t>
      </w:r>
      <w:bookmarkEnd w:id="26"/>
      <w:r w:rsidRPr="004C6BC8">
        <w:t xml:space="preserve"> </w:t>
      </w:r>
    </w:p>
    <w:p w14:paraId="30018093" w14:textId="4ADB789B" w:rsidR="00F1001C" w:rsidRDefault="00E9217D">
      <w:pPr>
        <w:pStyle w:val="template"/>
        <w:rPr>
          <w:i w:val="0"/>
        </w:rPr>
      </w:pPr>
      <w:r>
        <w:rPr>
          <w:i w:val="0"/>
        </w:rPr>
        <w:t xml:space="preserve">Your application will run in several countries across the world. You need to ensure your application translates itself to </w:t>
      </w:r>
      <w:r w:rsidR="000C4652">
        <w:rPr>
          <w:i w:val="0"/>
        </w:rPr>
        <w:t xml:space="preserve">the </w:t>
      </w:r>
      <w:r>
        <w:rPr>
          <w:i w:val="0"/>
        </w:rPr>
        <w:t xml:space="preserve">default language.  (You will only need to support one other language Arabic) </w:t>
      </w:r>
    </w:p>
    <w:p w14:paraId="44AE5EC5" w14:textId="77777777" w:rsidR="00E9217D" w:rsidRDefault="00E9217D">
      <w:pPr>
        <w:pStyle w:val="template"/>
        <w:rPr>
          <w:i w:val="0"/>
        </w:rPr>
      </w:pPr>
    </w:p>
    <w:p w14:paraId="70767D76" w14:textId="59810FF0" w:rsidR="009E7C8A" w:rsidRDefault="00E9217D" w:rsidP="009E7C8A">
      <w:pPr>
        <w:pStyle w:val="Heading3"/>
      </w:pPr>
      <w:r>
        <w:t xml:space="preserve">As </w:t>
      </w:r>
      <w:r w:rsidR="00B32FB3">
        <w:t>a</w:t>
      </w:r>
      <w:r>
        <w:t xml:space="preserve"> user I am able to read slogan on screen because the application </w:t>
      </w:r>
      <w:r w:rsidR="00D44A16">
        <w:t xml:space="preserve">translates </w:t>
      </w:r>
      <w:r>
        <w:t>the string to my default language</w:t>
      </w:r>
      <w:r w:rsidR="00D44A16">
        <w:t>. (15 points)</w:t>
      </w:r>
    </w:p>
    <w:p w14:paraId="0CB8062A" w14:textId="77777777" w:rsidR="009E7C8A" w:rsidRDefault="009E7C8A" w:rsidP="009E7C8A">
      <w:pPr>
        <w:pStyle w:val="Heading2"/>
      </w:pPr>
      <w:bookmarkStart w:id="27" w:name="_Toc343495"/>
      <w:r>
        <w:t>Navigation Getting Started (10 points)</w:t>
      </w:r>
      <w:bookmarkEnd w:id="27"/>
      <w:r>
        <w:t xml:space="preserve"> </w:t>
      </w:r>
    </w:p>
    <w:p w14:paraId="0AD13B20" w14:textId="77777777" w:rsidR="00B32FB3" w:rsidRDefault="009E7C8A" w:rsidP="009E7C8A">
      <w:r>
        <w:t>Your application will contain multiple pages. You need to be able to navigate from one page to the next</w:t>
      </w:r>
      <w:r w:rsidR="00B32FB3">
        <w:t xml:space="preserve">. </w:t>
      </w:r>
    </w:p>
    <w:p w14:paraId="17D5E124" w14:textId="3E12325F" w:rsidR="009E7C8A" w:rsidRPr="009E7C8A" w:rsidRDefault="00B32FB3" w:rsidP="009E7C8A">
      <w:pPr>
        <w:pStyle w:val="Heading3"/>
      </w:pPr>
      <w:r>
        <w:t xml:space="preserve">As a </w:t>
      </w:r>
      <w:r w:rsidR="00BE18E5">
        <w:t xml:space="preserve">user </w:t>
      </w:r>
      <w:r>
        <w:t xml:space="preserve">when I click the </w:t>
      </w:r>
      <w:r w:rsidR="00BE18E5">
        <w:t>‘</w:t>
      </w:r>
      <w:r>
        <w:t>getting started</w:t>
      </w:r>
      <w:r w:rsidR="00BE18E5">
        <w:t>’</w:t>
      </w:r>
      <w:r>
        <w:t xml:space="preserve"> button the app navigates to the home screen.</w:t>
      </w:r>
      <w:r w:rsidR="00BE18E5">
        <w:t xml:space="preserve"> (10 points)</w:t>
      </w:r>
    </w:p>
    <w:p w14:paraId="032AE37F" w14:textId="77777777" w:rsidR="009E7C8A" w:rsidRPr="009E7C8A" w:rsidRDefault="009E7C8A" w:rsidP="009E7C8A">
      <w:pPr>
        <w:pStyle w:val="Heading2"/>
      </w:pPr>
      <w:bookmarkStart w:id="28" w:name="_Toc343496"/>
      <w:r>
        <w:t>Second Time Bypass</w:t>
      </w:r>
      <w:r w:rsidRPr="004C6BC8">
        <w:t xml:space="preserve"> (</w:t>
      </w:r>
      <w:r>
        <w:t xml:space="preserve">10 </w:t>
      </w:r>
      <w:r w:rsidRPr="004C6BC8">
        <w:t>points)</w:t>
      </w:r>
      <w:bookmarkEnd w:id="28"/>
      <w:r w:rsidRPr="004C6BC8">
        <w:t xml:space="preserve"> </w:t>
      </w:r>
    </w:p>
    <w:p w14:paraId="5FC63E15" w14:textId="53488F0F" w:rsidR="00C43D97" w:rsidRDefault="009E7C8A">
      <w:pPr>
        <w:pStyle w:val="template"/>
        <w:rPr>
          <w:i w:val="0"/>
        </w:rPr>
      </w:pPr>
      <w:r>
        <w:rPr>
          <w:i w:val="0"/>
        </w:rPr>
        <w:t>Since the getting started screen</w:t>
      </w:r>
      <w:r w:rsidR="00C43D97">
        <w:rPr>
          <w:i w:val="0"/>
        </w:rPr>
        <w:t xml:space="preserve"> is</w:t>
      </w:r>
      <w:r>
        <w:rPr>
          <w:i w:val="0"/>
        </w:rPr>
        <w:t xml:space="preserve"> simply a branding screen. We don’t </w:t>
      </w:r>
      <w:r w:rsidR="00C43D97">
        <w:rPr>
          <w:i w:val="0"/>
        </w:rPr>
        <w:t xml:space="preserve">want </w:t>
      </w:r>
      <w:r>
        <w:rPr>
          <w:i w:val="0"/>
        </w:rPr>
        <w:t xml:space="preserve">users to see the screen </w:t>
      </w:r>
      <w:r w:rsidR="00C43D97">
        <w:rPr>
          <w:i w:val="0"/>
        </w:rPr>
        <w:t xml:space="preserve">the </w:t>
      </w:r>
      <w:r>
        <w:rPr>
          <w:i w:val="0"/>
        </w:rPr>
        <w:t>second t</w:t>
      </w:r>
      <w:r w:rsidR="00300FDE">
        <w:rPr>
          <w:i w:val="0"/>
        </w:rPr>
        <w:t>ime th</w:t>
      </w:r>
      <w:r w:rsidR="00C43D97">
        <w:rPr>
          <w:i w:val="0"/>
        </w:rPr>
        <w:t>ey</w:t>
      </w:r>
      <w:r w:rsidR="00300FDE">
        <w:rPr>
          <w:i w:val="0"/>
        </w:rPr>
        <w:t xml:space="preserve"> open the application. </w:t>
      </w:r>
    </w:p>
    <w:p w14:paraId="2C3AFF09" w14:textId="2A00CAA4" w:rsidR="00300FDE" w:rsidRPr="00C43D97" w:rsidRDefault="00C43D97" w:rsidP="00C43D97">
      <w:pPr>
        <w:pStyle w:val="Heading3"/>
      </w:pPr>
      <w:r>
        <w:t>As a user when I open the app from the second time, the getting started screen is skipped. (10 points)</w:t>
      </w:r>
    </w:p>
    <w:p w14:paraId="6E56B417" w14:textId="77777777" w:rsidR="00300FDE" w:rsidRPr="00300FDE" w:rsidRDefault="00300FDE" w:rsidP="00300FDE">
      <w:pPr>
        <w:pStyle w:val="Heading2"/>
      </w:pPr>
      <w:bookmarkStart w:id="29" w:name="_Toc343497"/>
      <w:r>
        <w:t>Oath based login</w:t>
      </w:r>
      <w:r w:rsidRPr="004C6BC8">
        <w:t xml:space="preserve"> </w:t>
      </w:r>
      <w:r>
        <w:t>and registration</w:t>
      </w:r>
      <w:r w:rsidRPr="004C6BC8">
        <w:t xml:space="preserve"> (</w:t>
      </w:r>
      <w:r w:rsidR="00AA2E83">
        <w:t>40</w:t>
      </w:r>
      <w:r>
        <w:t xml:space="preserve"> </w:t>
      </w:r>
      <w:r w:rsidRPr="004C6BC8">
        <w:t>points)</w:t>
      </w:r>
      <w:bookmarkEnd w:id="29"/>
      <w:r w:rsidRPr="004C6BC8">
        <w:t xml:space="preserve"> </w:t>
      </w:r>
    </w:p>
    <w:p w14:paraId="0F47BC90" w14:textId="7B6AB028" w:rsidR="00F1001C" w:rsidRDefault="00AA2E83">
      <w:pPr>
        <w:pStyle w:val="template"/>
        <w:rPr>
          <w:i w:val="0"/>
        </w:rPr>
      </w:pPr>
      <w:r>
        <w:rPr>
          <w:i w:val="0"/>
        </w:rPr>
        <w:t xml:space="preserve">Ideally </w:t>
      </w:r>
      <w:r w:rsidR="0071560F">
        <w:rPr>
          <w:i w:val="0"/>
        </w:rPr>
        <w:t xml:space="preserve">you </w:t>
      </w:r>
      <w:r>
        <w:rPr>
          <w:i w:val="0"/>
        </w:rPr>
        <w:t xml:space="preserve">want to be able </w:t>
      </w:r>
      <w:r w:rsidR="0071560F">
        <w:rPr>
          <w:i w:val="0"/>
        </w:rPr>
        <w:t xml:space="preserve">to </w:t>
      </w:r>
      <w:r>
        <w:rPr>
          <w:i w:val="0"/>
        </w:rPr>
        <w:t>allow your users to log</w:t>
      </w:r>
      <w:r w:rsidR="0071560F">
        <w:rPr>
          <w:i w:val="0"/>
        </w:rPr>
        <w:t xml:space="preserve"> </w:t>
      </w:r>
      <w:r>
        <w:rPr>
          <w:i w:val="0"/>
        </w:rPr>
        <w:t>in to you</w:t>
      </w:r>
      <w:r w:rsidR="0071560F">
        <w:rPr>
          <w:i w:val="0"/>
        </w:rPr>
        <w:t>r</w:t>
      </w:r>
      <w:r>
        <w:rPr>
          <w:i w:val="0"/>
        </w:rPr>
        <w:t xml:space="preserve"> app using Oath so that </w:t>
      </w:r>
      <w:r w:rsidR="0071560F">
        <w:rPr>
          <w:i w:val="0"/>
        </w:rPr>
        <w:t xml:space="preserve">the user </w:t>
      </w:r>
      <w:r>
        <w:rPr>
          <w:i w:val="0"/>
        </w:rPr>
        <w:t>can use other logins that they already have. We will focus on one form of authentication that is currently really popular</w:t>
      </w:r>
      <w:r w:rsidR="0071560F">
        <w:rPr>
          <w:i w:val="0"/>
        </w:rPr>
        <w:t xml:space="preserve"> which is</w:t>
      </w:r>
      <w:r>
        <w:rPr>
          <w:i w:val="0"/>
        </w:rPr>
        <w:t xml:space="preserve"> Facebook login. </w:t>
      </w:r>
    </w:p>
    <w:p w14:paraId="4E198A7F" w14:textId="77777777" w:rsidR="00AA2E83" w:rsidRDefault="00AA2E83">
      <w:pPr>
        <w:pStyle w:val="template"/>
        <w:rPr>
          <w:i w:val="0"/>
        </w:rPr>
      </w:pPr>
    </w:p>
    <w:p w14:paraId="44E30E17" w14:textId="78875369" w:rsidR="00AA2E83" w:rsidRDefault="00AA2E83" w:rsidP="00AA2E83">
      <w:pPr>
        <w:pStyle w:val="Heading3"/>
      </w:pPr>
      <w:r>
        <w:t xml:space="preserve">As a user I am able to login into the </w:t>
      </w:r>
      <w:proofErr w:type="spellStart"/>
      <w:r>
        <w:t>DinDin</w:t>
      </w:r>
      <w:proofErr w:type="spellEnd"/>
      <w:r>
        <w:t xml:space="preserve"> application using my Facebook login. </w:t>
      </w:r>
      <w:r w:rsidR="00C45810">
        <w:t>(20 points)</w:t>
      </w:r>
    </w:p>
    <w:p w14:paraId="55A06E08" w14:textId="380B96A7" w:rsidR="00AA2E83" w:rsidRPr="00AA2E83" w:rsidRDefault="00AA2E83" w:rsidP="00AA2E83">
      <w:r>
        <w:t xml:space="preserve">When implementing this feel free to </w:t>
      </w:r>
      <w:r w:rsidR="0071560F">
        <w:t>connect</w:t>
      </w:r>
      <w:r>
        <w:t xml:space="preserve"> to </w:t>
      </w:r>
      <w:r w:rsidR="004508D0">
        <w:t>Facebook</w:t>
      </w:r>
      <w:r>
        <w:t xml:space="preserve"> login directly or use the firebase authentication service. </w:t>
      </w:r>
    </w:p>
    <w:p w14:paraId="06AA1568" w14:textId="4B64117A" w:rsidR="00AA2E83" w:rsidRPr="00300FDE" w:rsidRDefault="00AA2E83" w:rsidP="00AA2E83">
      <w:pPr>
        <w:pStyle w:val="Heading3"/>
      </w:pPr>
      <w:r>
        <w:lastRenderedPageBreak/>
        <w:t xml:space="preserve">As a user once I login, I will never have to login in again </w:t>
      </w:r>
      <w:r w:rsidR="00C45810">
        <w:t xml:space="preserve">since </w:t>
      </w:r>
      <w:r>
        <w:t xml:space="preserve">the system remembers your login. </w:t>
      </w:r>
      <w:r w:rsidR="00C45810">
        <w:t>(20 points)</w:t>
      </w:r>
    </w:p>
    <w:p w14:paraId="4603EADB" w14:textId="3B52F699" w:rsidR="00AA2E83" w:rsidRDefault="004508D0">
      <w:pPr>
        <w:pStyle w:val="template"/>
        <w:rPr>
          <w:i w:val="0"/>
        </w:rPr>
      </w:pPr>
      <w:r>
        <w:rPr>
          <w:i w:val="0"/>
        </w:rPr>
        <w:t>Feel free to use expo local storage option to store the token. (Encrypting your local storage would be a plus)</w:t>
      </w:r>
    </w:p>
    <w:p w14:paraId="1F55B69E" w14:textId="349494B0" w:rsidR="009E7C8A" w:rsidRPr="004C6BC8" w:rsidRDefault="009E7C8A" w:rsidP="009E7C8A">
      <w:pPr>
        <w:pStyle w:val="Heading1"/>
      </w:pPr>
      <w:bookmarkStart w:id="30" w:name="_Toc343498"/>
      <w:r>
        <w:t>Home Screen</w:t>
      </w:r>
      <w:r w:rsidR="00637D77">
        <w:t xml:space="preserve"> (80 points – Group, 175 points – Individual)</w:t>
      </w:r>
      <w:bookmarkEnd w:id="30"/>
    </w:p>
    <w:p w14:paraId="364B83D2" w14:textId="4468D8B4" w:rsidR="00B32FB3" w:rsidRDefault="009E7C8A">
      <w:pPr>
        <w:pStyle w:val="template"/>
        <w:rPr>
          <w:i w:val="0"/>
        </w:rPr>
      </w:pPr>
      <w:r>
        <w:rPr>
          <w:i w:val="0"/>
        </w:rPr>
        <w:t xml:space="preserve">Clicking the </w:t>
      </w:r>
      <w:r w:rsidRPr="00F84481">
        <w:t>getting started</w:t>
      </w:r>
      <w:r>
        <w:rPr>
          <w:i w:val="0"/>
        </w:rPr>
        <w:t xml:space="preserve"> button gets you to the home screen this is </w:t>
      </w:r>
      <w:r w:rsidR="00752068">
        <w:rPr>
          <w:i w:val="0"/>
        </w:rPr>
        <w:t xml:space="preserve">the </w:t>
      </w:r>
      <w:r>
        <w:rPr>
          <w:i w:val="0"/>
        </w:rPr>
        <w:t xml:space="preserve">most involved screen in application. </w:t>
      </w:r>
      <w:r w:rsidR="00B32FB3">
        <w:rPr>
          <w:i w:val="0"/>
        </w:rPr>
        <w:t xml:space="preserve">It includes an overview of everything that you need to plan and attend your dinners.  The figures below show two designs for the home screen.  </w:t>
      </w:r>
      <w:r w:rsidR="00943C5D">
        <w:rPr>
          <w:i w:val="0"/>
        </w:rPr>
        <w:t>One design show</w:t>
      </w:r>
      <w:r w:rsidR="00774262">
        <w:rPr>
          <w:i w:val="0"/>
        </w:rPr>
        <w:t>s</w:t>
      </w:r>
      <w:r w:rsidR="00943C5D">
        <w:rPr>
          <w:i w:val="0"/>
        </w:rPr>
        <w:t xml:space="preserve"> the </w:t>
      </w:r>
      <w:r w:rsidR="00774262">
        <w:rPr>
          <w:i w:val="0"/>
        </w:rPr>
        <w:t>‘</w:t>
      </w:r>
      <w:r w:rsidR="00943C5D" w:rsidRPr="00774262">
        <w:t>add event</w:t>
      </w:r>
      <w:r w:rsidR="00774262">
        <w:rPr>
          <w:i w:val="0"/>
        </w:rPr>
        <w:t>’</w:t>
      </w:r>
      <w:r w:rsidR="00943C5D">
        <w:rPr>
          <w:i w:val="0"/>
        </w:rPr>
        <w:t xml:space="preserve"> option which is shown if there are no dinner</w:t>
      </w:r>
      <w:r w:rsidR="00774262">
        <w:rPr>
          <w:i w:val="0"/>
        </w:rPr>
        <w:t>s</w:t>
      </w:r>
      <w:r w:rsidR="00943C5D">
        <w:rPr>
          <w:i w:val="0"/>
        </w:rPr>
        <w:t xml:space="preserve"> on that day. </w:t>
      </w:r>
    </w:p>
    <w:p w14:paraId="0A0CE084" w14:textId="77777777" w:rsidR="00B32FB3" w:rsidRDefault="005E0073">
      <w:pPr>
        <w:pStyle w:val="template"/>
        <w:rPr>
          <w:i w:val="0"/>
        </w:rPr>
      </w:pPr>
      <w:r>
        <w:rPr>
          <w:i w:val="0"/>
          <w:noProof/>
        </w:rPr>
        <w:drawing>
          <wp:anchor distT="0" distB="0" distL="114300" distR="114300" simplePos="0" relativeHeight="251665408" behindDoc="0" locked="0" layoutInCell="1" allowOverlap="1" wp14:anchorId="7F5BDB5B" wp14:editId="01FB2527">
            <wp:simplePos x="0" y="0"/>
            <wp:positionH relativeFrom="column">
              <wp:posOffset>3012440</wp:posOffset>
            </wp:positionH>
            <wp:positionV relativeFrom="paragraph">
              <wp:posOffset>154940</wp:posOffset>
            </wp:positionV>
            <wp:extent cx="1905635" cy="3390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635" cy="3390900"/>
                    </a:xfrm>
                    <a:prstGeom prst="rect">
                      <a:avLst/>
                    </a:prstGeom>
                  </pic:spPr>
                </pic:pic>
              </a:graphicData>
            </a:graphic>
            <wp14:sizeRelH relativeFrom="page">
              <wp14:pctWidth>0</wp14:pctWidth>
            </wp14:sizeRelH>
            <wp14:sizeRelV relativeFrom="page">
              <wp14:pctHeight>0</wp14:pctHeight>
            </wp14:sizeRelV>
          </wp:anchor>
        </w:drawing>
      </w:r>
      <w:r>
        <w:rPr>
          <w:i w:val="0"/>
          <w:noProof/>
        </w:rPr>
        <w:drawing>
          <wp:anchor distT="0" distB="0" distL="114300" distR="114300" simplePos="0" relativeHeight="251664384" behindDoc="0" locked="0" layoutInCell="1" allowOverlap="1" wp14:anchorId="1ACCFCA5" wp14:editId="4505179E">
            <wp:simplePos x="0" y="0"/>
            <wp:positionH relativeFrom="column">
              <wp:posOffset>408940</wp:posOffset>
            </wp:positionH>
            <wp:positionV relativeFrom="paragraph">
              <wp:posOffset>154940</wp:posOffset>
            </wp:positionV>
            <wp:extent cx="1930400" cy="35223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0400" cy="3522345"/>
                    </a:xfrm>
                    <a:prstGeom prst="rect">
                      <a:avLst/>
                    </a:prstGeom>
                  </pic:spPr>
                </pic:pic>
              </a:graphicData>
            </a:graphic>
            <wp14:sizeRelH relativeFrom="page">
              <wp14:pctWidth>0</wp14:pctWidth>
            </wp14:sizeRelH>
            <wp14:sizeRelV relativeFrom="page">
              <wp14:pctHeight>0</wp14:pctHeight>
            </wp14:sizeRelV>
          </wp:anchor>
        </w:drawing>
      </w:r>
    </w:p>
    <w:p w14:paraId="2B0DD789" w14:textId="77777777" w:rsidR="00B32FB3" w:rsidRDefault="00B32FB3">
      <w:pPr>
        <w:pStyle w:val="template"/>
        <w:rPr>
          <w:i w:val="0"/>
        </w:rPr>
      </w:pPr>
    </w:p>
    <w:p w14:paraId="4D12635B" w14:textId="77777777" w:rsidR="009E7C8A" w:rsidRDefault="009E7C8A">
      <w:pPr>
        <w:pStyle w:val="template"/>
        <w:rPr>
          <w:i w:val="0"/>
        </w:rPr>
      </w:pPr>
    </w:p>
    <w:p w14:paraId="557A89ED" w14:textId="77777777" w:rsidR="009E7C8A" w:rsidRPr="004C6BC8" w:rsidRDefault="009E7C8A">
      <w:pPr>
        <w:pStyle w:val="template"/>
        <w:rPr>
          <w:i w:val="0"/>
        </w:rPr>
      </w:pPr>
    </w:p>
    <w:p w14:paraId="590A2A34" w14:textId="77777777" w:rsidR="00300FDE" w:rsidRDefault="00300FDE">
      <w:pPr>
        <w:pStyle w:val="Heading2"/>
      </w:pPr>
      <w:bookmarkStart w:id="31" w:name="_Toc343499"/>
      <w:bookmarkStart w:id="32" w:name="_Toc439994677"/>
      <w:r>
        <w:t xml:space="preserve">Display a single </w:t>
      </w:r>
      <w:r w:rsidR="00D733E7">
        <w:t>Invitation</w:t>
      </w:r>
      <w:r>
        <w:t xml:space="preserve"> Card</w:t>
      </w:r>
      <w:r w:rsidR="004508D0">
        <w:t xml:space="preserve"> (5</w:t>
      </w:r>
      <w:r>
        <w:t>0 points)</w:t>
      </w:r>
      <w:bookmarkEnd w:id="31"/>
      <w:r>
        <w:t xml:space="preserve"> </w:t>
      </w:r>
    </w:p>
    <w:p w14:paraId="7601F650" w14:textId="77777777" w:rsidR="00300FDE" w:rsidRDefault="00300FDE" w:rsidP="00300FDE">
      <w:r>
        <w:t xml:space="preserve">You are required to implement a custom component for this section. Do not use any existing </w:t>
      </w:r>
      <w:proofErr w:type="spellStart"/>
      <w:r>
        <w:t>npm</w:t>
      </w:r>
      <w:proofErr w:type="spellEnd"/>
      <w:r>
        <w:t xml:space="preserve"> packages to implement your card. </w:t>
      </w:r>
    </w:p>
    <w:p w14:paraId="44534AB5" w14:textId="77777777" w:rsidR="00300FDE" w:rsidRDefault="00300FDE" w:rsidP="00300FDE"/>
    <w:p w14:paraId="4A65CE1B" w14:textId="0FF75CF0" w:rsidR="00300FDE" w:rsidRDefault="00300FDE" w:rsidP="00300FDE">
      <w:pPr>
        <w:pStyle w:val="Heading3"/>
      </w:pPr>
      <w:r>
        <w:t xml:space="preserve">As a user I am able to see single pending invitation card. </w:t>
      </w:r>
      <w:r w:rsidR="00C7680D">
        <w:t>(5 points)</w:t>
      </w:r>
    </w:p>
    <w:p w14:paraId="3EA0BF2B" w14:textId="6C920967" w:rsidR="004508D0" w:rsidRDefault="004508D0" w:rsidP="004508D0">
      <w:pPr>
        <w:pStyle w:val="Heading3"/>
      </w:pPr>
      <w:r>
        <w:t xml:space="preserve">As a user I can see </w:t>
      </w:r>
      <w:r w:rsidR="00F84481">
        <w:t>the</w:t>
      </w:r>
      <w:r>
        <w:t xml:space="preserve"> avatar of person who is inviting me to dinner. </w:t>
      </w:r>
      <w:r w:rsidR="00C7680D">
        <w:t>(5 points)</w:t>
      </w:r>
    </w:p>
    <w:p w14:paraId="37D2BAE6" w14:textId="6DD1B613" w:rsidR="004508D0" w:rsidRDefault="004508D0" w:rsidP="004508D0">
      <w:pPr>
        <w:pStyle w:val="Heading3"/>
      </w:pPr>
      <w:r>
        <w:lastRenderedPageBreak/>
        <w:t xml:space="preserve">As a user I can see the name of the person who is inviting me to dinner. </w:t>
      </w:r>
      <w:r w:rsidR="00F84481">
        <w:t>(5 points)</w:t>
      </w:r>
    </w:p>
    <w:p w14:paraId="2A58E113" w14:textId="382A8B43" w:rsidR="004508D0" w:rsidRDefault="004508D0" w:rsidP="004508D0">
      <w:pPr>
        <w:pStyle w:val="Heading3"/>
      </w:pPr>
      <w:r>
        <w:t>As a user I</w:t>
      </w:r>
      <w:r w:rsidR="00C749F7">
        <w:t xml:space="preserve"> can see the date and t</w:t>
      </w:r>
      <w:r>
        <w:t xml:space="preserve">ime of the dinner. </w:t>
      </w:r>
      <w:r w:rsidR="004A5032">
        <w:t>(5 points)</w:t>
      </w:r>
    </w:p>
    <w:p w14:paraId="2EBF4F60" w14:textId="77777777" w:rsidR="004508D0" w:rsidRPr="004508D0" w:rsidRDefault="004508D0" w:rsidP="004508D0">
      <w:r>
        <w:t>The date time should be in the</w:t>
      </w:r>
      <w:r w:rsidR="00C749F7">
        <w:t xml:space="preserve"> following format &lt;Day of Week&gt; &lt;Day number&gt; &lt; Month Name&gt; - &lt;Time am/pm&gt;</w:t>
      </w:r>
    </w:p>
    <w:p w14:paraId="7C54D590" w14:textId="77777777" w:rsidR="004508D0" w:rsidRDefault="004508D0" w:rsidP="004508D0"/>
    <w:p w14:paraId="5D91DE49" w14:textId="7F091FEB" w:rsidR="00C749F7" w:rsidRDefault="00C749F7" w:rsidP="00C749F7">
      <w:pPr>
        <w:pStyle w:val="Heading3"/>
      </w:pPr>
      <w:r>
        <w:t>As a user I can click the accept button to accept an invitation.</w:t>
      </w:r>
      <w:r w:rsidR="00C7680D">
        <w:t xml:space="preserve"> (10 points)</w:t>
      </w:r>
    </w:p>
    <w:p w14:paraId="400982CB" w14:textId="77777777" w:rsidR="00C749F7" w:rsidRDefault="00C749F7" w:rsidP="00C749F7">
      <w:r>
        <w:t xml:space="preserve">Once the user clicks the accept button the Invitation should flash green for 1 second and then disappear. </w:t>
      </w:r>
      <w:r w:rsidR="000C5439">
        <w:t xml:space="preserve">After clicking accept/reject, the next pending (if any) invitation replaces </w:t>
      </w:r>
      <w:r w:rsidR="00C4375E">
        <w:t>the original invitation.</w:t>
      </w:r>
      <w:r w:rsidR="0042402D">
        <w:t xml:space="preserve"> (similar to 5.4.1 but in the home screen without opening up a list of invitations)</w:t>
      </w:r>
    </w:p>
    <w:p w14:paraId="47EB6B48" w14:textId="02D4855F" w:rsidR="00C749F7" w:rsidRDefault="00C749F7" w:rsidP="00C749F7">
      <w:pPr>
        <w:pStyle w:val="Heading3"/>
      </w:pPr>
      <w:r>
        <w:t>As a user I can click the reject an invitation.</w:t>
      </w:r>
      <w:r w:rsidR="00C7680D">
        <w:t xml:space="preserve"> (10 points)</w:t>
      </w:r>
    </w:p>
    <w:p w14:paraId="2D7F7236" w14:textId="77777777" w:rsidR="001C6509" w:rsidRDefault="00C749F7" w:rsidP="00C749F7">
      <w:r>
        <w:t xml:space="preserve">Once the user clicks the </w:t>
      </w:r>
      <w:r w:rsidRPr="00C7680D">
        <w:rPr>
          <w:i/>
        </w:rPr>
        <w:t>reject invitation</w:t>
      </w:r>
      <w:r>
        <w:t xml:space="preserve"> button the invitation should </w:t>
      </w:r>
      <w:r w:rsidR="001C6509">
        <w:t xml:space="preserve">flash red and then disappear. </w:t>
      </w:r>
    </w:p>
    <w:p w14:paraId="0D4D5F48" w14:textId="77777777" w:rsidR="002B41C6" w:rsidRDefault="002B41C6" w:rsidP="00C749F7"/>
    <w:p w14:paraId="6C4D0294" w14:textId="6D171067" w:rsidR="002B41C6" w:rsidRDefault="002B41C6" w:rsidP="002B41C6">
      <w:pPr>
        <w:pStyle w:val="Heading3"/>
      </w:pPr>
      <w:r>
        <w:t xml:space="preserve">As a user I only see the calendar section if there are no invitations. </w:t>
      </w:r>
      <w:r w:rsidR="00C7680D">
        <w:t>(10 points)</w:t>
      </w:r>
    </w:p>
    <w:p w14:paraId="6168D529" w14:textId="77777777" w:rsidR="001C6509" w:rsidRDefault="002B41C6" w:rsidP="00C749F7">
      <w:r>
        <w:t xml:space="preserve">If there are no pending invitations, the invitation section should disappear. </w:t>
      </w:r>
    </w:p>
    <w:p w14:paraId="0DC6673B" w14:textId="02987197" w:rsidR="001C6509" w:rsidRDefault="00C749F7" w:rsidP="001C6509">
      <w:pPr>
        <w:pStyle w:val="Heading2"/>
      </w:pPr>
      <w:r>
        <w:t xml:space="preserve"> </w:t>
      </w:r>
      <w:r w:rsidR="001C6509">
        <w:t xml:space="preserve"> </w:t>
      </w:r>
      <w:bookmarkStart w:id="33" w:name="_Toc343500"/>
      <w:r w:rsidR="001C6509">
        <w:t xml:space="preserve">List of pending </w:t>
      </w:r>
      <w:r w:rsidR="00A75B29">
        <w:t>invitations (</w:t>
      </w:r>
      <w:r w:rsidR="00083B27">
        <w:t>5</w:t>
      </w:r>
      <w:r w:rsidR="001C6509">
        <w:t xml:space="preserve"> Points</w:t>
      </w:r>
      <w:r w:rsidR="00A75B29">
        <w:t>) (Individual)</w:t>
      </w:r>
      <w:bookmarkEnd w:id="33"/>
    </w:p>
    <w:p w14:paraId="0F72F40A" w14:textId="56C3198F" w:rsidR="00C749F7" w:rsidRDefault="001C6509" w:rsidP="00C749F7">
      <w:r>
        <w:t>Since only one invitation is visible at a time. We would like to be able show the user</w:t>
      </w:r>
      <w:r w:rsidR="00606A65">
        <w:t xml:space="preserve"> a</w:t>
      </w:r>
      <w:r>
        <w:t xml:space="preserve"> list of pending </w:t>
      </w:r>
      <w:r w:rsidR="00606A65">
        <w:t>invitations</w:t>
      </w:r>
      <w:r>
        <w:t xml:space="preserve">. </w:t>
      </w:r>
    </w:p>
    <w:p w14:paraId="4808E08D" w14:textId="77777777" w:rsidR="001C6509" w:rsidRDefault="001C6509" w:rsidP="00C749F7"/>
    <w:p w14:paraId="179B4E8D" w14:textId="0F6437B4" w:rsidR="001C6509" w:rsidRDefault="001C6509" w:rsidP="001C6509">
      <w:pPr>
        <w:pStyle w:val="Heading3"/>
      </w:pPr>
      <w:r>
        <w:t xml:space="preserve">As </w:t>
      </w:r>
      <w:r w:rsidR="008500F7">
        <w:t xml:space="preserve">a </w:t>
      </w:r>
      <w:r>
        <w:t>I u</w:t>
      </w:r>
      <w:r w:rsidR="00083B27">
        <w:t>ser I can see a list of pending invitations</w:t>
      </w:r>
      <w:r>
        <w:t>.</w:t>
      </w:r>
      <w:r w:rsidR="008500F7">
        <w:t xml:space="preserve"> (5 points)</w:t>
      </w:r>
    </w:p>
    <w:p w14:paraId="3C213C15" w14:textId="77777777" w:rsidR="001C6509" w:rsidRDefault="00083B27" w:rsidP="00C749F7">
      <w:r>
        <w:t>Fetch a list of invitations from firebase endpoint.  Display account of invitations</w:t>
      </w:r>
    </w:p>
    <w:p w14:paraId="620AC8B2" w14:textId="77777777" w:rsidR="001C6509" w:rsidRPr="00C749F7" w:rsidRDefault="001C6509" w:rsidP="00C749F7"/>
    <w:p w14:paraId="52C2310D" w14:textId="77777777" w:rsidR="001C6509" w:rsidRDefault="00083B27" w:rsidP="001C6509">
      <w:pPr>
        <w:pStyle w:val="Heading2"/>
      </w:pPr>
      <w:bookmarkStart w:id="34" w:name="_Toc343501"/>
      <w:r>
        <w:t>Invitations and Firebase (25 Points)</w:t>
      </w:r>
      <w:r w:rsidR="001C6509">
        <w:t xml:space="preserve"> (Individual)</w:t>
      </w:r>
      <w:bookmarkEnd w:id="34"/>
    </w:p>
    <w:p w14:paraId="7EE09822" w14:textId="0CA78FC0" w:rsidR="00C749F7" w:rsidRDefault="00083B27" w:rsidP="004508D0">
      <w:r>
        <w:t>When a use</w:t>
      </w:r>
      <w:r w:rsidR="009110F8">
        <w:t>r</w:t>
      </w:r>
      <w:r>
        <w:t xml:space="preserve"> accepts or rejects an invitation the appropriate firebase objects are updated or deleted (If you complete this task include a description of invitation JSON object in your presentation</w:t>
      </w:r>
      <w:r w:rsidR="009110F8">
        <w:t>)</w:t>
      </w:r>
    </w:p>
    <w:p w14:paraId="09395D72" w14:textId="77777777" w:rsidR="00083B27" w:rsidRDefault="00083B27" w:rsidP="004508D0"/>
    <w:p w14:paraId="78C29316" w14:textId="77777777" w:rsidR="00083B27" w:rsidRDefault="00083B27" w:rsidP="004508D0"/>
    <w:p w14:paraId="5B91A76E" w14:textId="77777777" w:rsidR="00083B27" w:rsidRDefault="00083B27" w:rsidP="00083B27">
      <w:pPr>
        <w:pStyle w:val="Heading2"/>
      </w:pPr>
      <w:bookmarkStart w:id="35" w:name="_Toc343502"/>
      <w:r>
        <w:t xml:space="preserve">Pending </w:t>
      </w:r>
      <w:r w:rsidR="00BC22B4">
        <w:t>Carousel</w:t>
      </w:r>
      <w:r>
        <w:t xml:space="preserve"> (</w:t>
      </w:r>
      <w:r w:rsidR="00BC22B4">
        <w:t>4</w:t>
      </w:r>
      <w:r>
        <w:t>5 Points) (Individual)</w:t>
      </w:r>
      <w:bookmarkEnd w:id="35"/>
    </w:p>
    <w:p w14:paraId="7DD10B49" w14:textId="1EE3938A" w:rsidR="00946A18" w:rsidRDefault="009A6279" w:rsidP="004508D0">
      <w:r>
        <w:t xml:space="preserve">In an ideal world we would not have to </w:t>
      </w:r>
      <w:r w:rsidR="0014383A">
        <w:t xml:space="preserve">accept </w:t>
      </w:r>
      <w:r>
        <w:t xml:space="preserve">or reject an invitation </w:t>
      </w:r>
      <w:r w:rsidR="00946A18">
        <w:t>in order</w:t>
      </w:r>
      <w:r>
        <w:t xml:space="preserve"> to see the next invitation</w:t>
      </w:r>
      <w:r w:rsidR="0014383A">
        <w:t>. I</w:t>
      </w:r>
      <w:r w:rsidR="00946A18">
        <w:t>t would be great</w:t>
      </w:r>
      <w:r w:rsidR="0014383A">
        <w:t xml:space="preserve"> i</w:t>
      </w:r>
      <w:r w:rsidR="00946A18">
        <w:t xml:space="preserve">f we </w:t>
      </w:r>
      <w:r w:rsidR="0014383A">
        <w:t xml:space="preserve">could </w:t>
      </w:r>
      <w:r w:rsidR="00946A18">
        <w:t>look at all the invitations and the</w:t>
      </w:r>
      <w:r w:rsidR="00584753">
        <w:t>n</w:t>
      </w:r>
      <w:r w:rsidR="00946A18">
        <w:t xml:space="preserve"> </w:t>
      </w:r>
      <w:r w:rsidR="002B41C6">
        <w:t>decide</w:t>
      </w:r>
      <w:r w:rsidR="00946A18">
        <w:t>.</w:t>
      </w:r>
    </w:p>
    <w:p w14:paraId="57AAF80A" w14:textId="77777777" w:rsidR="00946A18" w:rsidRDefault="00946A18" w:rsidP="004508D0"/>
    <w:p w14:paraId="54FA6FAC" w14:textId="3E784895" w:rsidR="00946A18" w:rsidRDefault="00946A18" w:rsidP="004508D0">
      <w:pPr>
        <w:pStyle w:val="Heading3"/>
      </w:pPr>
      <w:r>
        <w:t xml:space="preserve">As a user I can swipe through a list of my pending </w:t>
      </w:r>
      <w:r w:rsidR="0014383A">
        <w:t>invitations</w:t>
      </w:r>
      <w:r>
        <w:t xml:space="preserve">. </w:t>
      </w:r>
      <w:r w:rsidR="0014383A">
        <w:t>(45 points)</w:t>
      </w:r>
    </w:p>
    <w:p w14:paraId="269B03BC" w14:textId="77777777" w:rsidR="002B41C6" w:rsidRDefault="00946A18" w:rsidP="002B41C6">
      <w:r>
        <w:t xml:space="preserve">Feel to use </w:t>
      </w:r>
      <w:proofErr w:type="spellStart"/>
      <w:r>
        <w:t>npm</w:t>
      </w:r>
      <w:proofErr w:type="spellEnd"/>
      <w:r>
        <w:t xml:space="preserve"> or other open source react native packages to implement this.   </w:t>
      </w:r>
      <w:r w:rsidR="002B41C6">
        <w:t xml:space="preserve"> </w:t>
      </w:r>
    </w:p>
    <w:p w14:paraId="23EB0C81" w14:textId="77777777" w:rsidR="002B41C6" w:rsidRDefault="002B41C6" w:rsidP="004508D0"/>
    <w:p w14:paraId="0B4B761A" w14:textId="77777777" w:rsidR="00083B27" w:rsidRDefault="00584753" w:rsidP="00083B27">
      <w:pPr>
        <w:pStyle w:val="Heading2"/>
      </w:pPr>
      <w:bookmarkStart w:id="36" w:name="_Toc343503"/>
      <w:r>
        <w:t>Display</w:t>
      </w:r>
      <w:r w:rsidR="00083B27">
        <w:t xml:space="preserve"> </w:t>
      </w:r>
      <w:r>
        <w:t xml:space="preserve">the </w:t>
      </w:r>
      <w:r w:rsidR="00943C5D">
        <w:t xml:space="preserve">Events for today, tomorrow &amp; the next day </w:t>
      </w:r>
      <w:r w:rsidR="00083B27">
        <w:t>(</w:t>
      </w:r>
      <w:r w:rsidR="005E0073">
        <w:t xml:space="preserve">30 </w:t>
      </w:r>
      <w:r w:rsidR="00083B27">
        <w:t>points)</w:t>
      </w:r>
      <w:bookmarkEnd w:id="36"/>
      <w:r w:rsidR="00083B27">
        <w:t xml:space="preserve"> </w:t>
      </w:r>
    </w:p>
    <w:p w14:paraId="68FE70A0" w14:textId="47438F4F" w:rsidR="005E0073" w:rsidRDefault="00946A18" w:rsidP="005E0073">
      <w:r>
        <w:t xml:space="preserve">Once you have accepted an event it gets added to your event calendar. </w:t>
      </w:r>
      <w:r w:rsidR="008B628B">
        <w:t xml:space="preserve"> The event calendar should display </w:t>
      </w:r>
      <w:r w:rsidR="00943C5D">
        <w:t>event cards</w:t>
      </w:r>
      <w:r w:rsidR="008B628B">
        <w:t xml:space="preserve"> for </w:t>
      </w:r>
      <w:r w:rsidR="00203B2A">
        <w:t>the current day</w:t>
      </w:r>
      <w:r w:rsidR="008B628B">
        <w:t xml:space="preserve"> and </w:t>
      </w:r>
      <w:r w:rsidR="00203B2A">
        <w:t xml:space="preserve">the </w:t>
      </w:r>
      <w:r w:rsidR="008B628B">
        <w:t xml:space="preserve">next two days. </w:t>
      </w:r>
    </w:p>
    <w:p w14:paraId="04339846" w14:textId="77777777" w:rsidR="00083B27" w:rsidRDefault="00083B27" w:rsidP="004508D0"/>
    <w:p w14:paraId="4A65695B" w14:textId="5CD0C567" w:rsidR="00943C5D" w:rsidRDefault="00943C5D" w:rsidP="00943C5D">
      <w:pPr>
        <w:pStyle w:val="Heading3"/>
      </w:pPr>
      <w:r>
        <w:t xml:space="preserve">As a user I </w:t>
      </w:r>
      <w:r w:rsidR="002B41C6">
        <w:t>see a</w:t>
      </w:r>
      <w:r w:rsidR="009471E2">
        <w:t>n</w:t>
      </w:r>
      <w:r w:rsidR="002B41C6">
        <w:t xml:space="preserve"> </w:t>
      </w:r>
      <w:r w:rsidR="009471E2">
        <w:t>‘</w:t>
      </w:r>
      <w:r w:rsidR="002B41C6">
        <w:t>add event</w:t>
      </w:r>
      <w:r w:rsidR="009471E2">
        <w:t>’</w:t>
      </w:r>
      <w:r w:rsidR="002B41C6">
        <w:t xml:space="preserve"> button if there </w:t>
      </w:r>
      <w:r w:rsidR="009471E2">
        <w:t>are no</w:t>
      </w:r>
      <w:r w:rsidR="002B41C6">
        <w:t xml:space="preserve"> events schedule on that day. </w:t>
      </w:r>
      <w:r w:rsidR="009471E2">
        <w:t>(15 points)</w:t>
      </w:r>
    </w:p>
    <w:p w14:paraId="2F879D2E" w14:textId="56FB98AD" w:rsidR="00943C5D" w:rsidRPr="00943C5D" w:rsidRDefault="00943C5D" w:rsidP="00943C5D">
      <w:pPr>
        <w:pStyle w:val="Heading3"/>
      </w:pPr>
      <w:r>
        <w:t xml:space="preserve">As a user I can see </w:t>
      </w:r>
      <w:r w:rsidR="00124AF9">
        <w:t>the event cards for today, tomorrow and the day after tomorrow</w:t>
      </w:r>
      <w:r>
        <w:t>.</w:t>
      </w:r>
      <w:r w:rsidR="00A670AE">
        <w:t xml:space="preserve"> (15 points)</w:t>
      </w:r>
      <w:r>
        <w:t xml:space="preserve"> </w:t>
      </w:r>
    </w:p>
    <w:p w14:paraId="00A5AE61" w14:textId="3D0F5B55" w:rsidR="00943C5D" w:rsidRDefault="00B6154A" w:rsidP="00943C5D">
      <w:pPr>
        <w:pStyle w:val="Heading2"/>
      </w:pPr>
      <w:bookmarkStart w:id="37" w:name="_Toc343504"/>
      <w:r>
        <w:t xml:space="preserve">Vertical </w:t>
      </w:r>
      <w:r w:rsidR="002B41C6">
        <w:t>Scrolling Even</w:t>
      </w:r>
      <w:r w:rsidR="00F14D64">
        <w:t>t</w:t>
      </w:r>
      <w:r w:rsidR="002B41C6">
        <w:t xml:space="preserve"> Section </w:t>
      </w:r>
      <w:r>
        <w:t>(</w:t>
      </w:r>
      <w:r w:rsidR="002B41C6">
        <w:t>Individual</w:t>
      </w:r>
      <w:r>
        <w:t>)</w:t>
      </w:r>
      <w:r w:rsidR="002B41C6">
        <w:t xml:space="preserve"> (40 points)</w:t>
      </w:r>
      <w:bookmarkEnd w:id="37"/>
    </w:p>
    <w:p w14:paraId="6F1F6958" w14:textId="77777777" w:rsidR="002B41C6" w:rsidRPr="002B41C6" w:rsidRDefault="002B41C6" w:rsidP="002B41C6">
      <w:r>
        <w:t xml:space="preserve">Only displaying the events for the next 3 days is limiting. A user might want be able to view all the events in month by scrolling up and down in that section. </w:t>
      </w:r>
    </w:p>
    <w:p w14:paraId="23195852" w14:textId="19EA63C9" w:rsidR="00B6154A" w:rsidRDefault="002B41C6" w:rsidP="00B6154A">
      <w:pPr>
        <w:pStyle w:val="Heading3"/>
      </w:pPr>
      <w:r>
        <w:t xml:space="preserve">As a user I can </w:t>
      </w:r>
      <w:r w:rsidR="00B6154A">
        <w:t xml:space="preserve">vertically scroll through all </w:t>
      </w:r>
      <w:r w:rsidR="00CA3C35">
        <w:t>the</w:t>
      </w:r>
      <w:r w:rsidR="00B6154A">
        <w:t xml:space="preserve"> days in the </w:t>
      </w:r>
      <w:r w:rsidR="00CA3C35">
        <w:t>month. (40 points)</w:t>
      </w:r>
    </w:p>
    <w:p w14:paraId="1E5E10D7" w14:textId="730573B5" w:rsidR="00B6154A" w:rsidRDefault="00B6154A" w:rsidP="00B6154A">
      <w:r>
        <w:t xml:space="preserve">Your solution </w:t>
      </w:r>
      <w:r w:rsidR="00243F27">
        <w:t xml:space="preserve">should </w:t>
      </w:r>
      <w:r>
        <w:t>not load all of the events at once</w:t>
      </w:r>
      <w:r w:rsidR="00243F27">
        <w:t>. I</w:t>
      </w:r>
      <w:r>
        <w:t>t should instead do adaptive loading an</w:t>
      </w:r>
      <w:r w:rsidR="00243F27">
        <w:t>d</w:t>
      </w:r>
      <w:r>
        <w:t xml:space="preserve"> load the events only when they are needed. You should also handle the cases relating to variable number of days in each month. </w:t>
      </w:r>
    </w:p>
    <w:p w14:paraId="19B8D3C9" w14:textId="77777777" w:rsidR="00B6154A" w:rsidRDefault="00B6154A" w:rsidP="00B6154A">
      <w:pPr>
        <w:pStyle w:val="Heading2"/>
      </w:pPr>
      <w:bookmarkStart w:id="38" w:name="_Toc343505"/>
      <w:r>
        <w:t>Horizontal Swiping by Month (Individual) (</w:t>
      </w:r>
      <w:r w:rsidR="007554FE">
        <w:t>4</w:t>
      </w:r>
      <w:r>
        <w:t>0 points)</w:t>
      </w:r>
      <w:bookmarkEnd w:id="38"/>
    </w:p>
    <w:p w14:paraId="62A18B07" w14:textId="77777777" w:rsidR="00B6154A" w:rsidRDefault="00B6154A" w:rsidP="00B6154A">
      <w:r>
        <w:t xml:space="preserve">Wouldn’t it be great if users were also able to scroll horizontally?  So, they could see the dinner calendar months in advance. </w:t>
      </w:r>
    </w:p>
    <w:p w14:paraId="6A5F708B" w14:textId="0D3D74B6" w:rsidR="007554FE" w:rsidRDefault="00B6154A" w:rsidP="007554FE">
      <w:pPr>
        <w:pStyle w:val="Heading3"/>
      </w:pPr>
      <w:r>
        <w:t>As a user I can swipe horizontally to view the events</w:t>
      </w:r>
      <w:r w:rsidR="007554FE">
        <w:t xml:space="preserve"> in the upcoming months.</w:t>
      </w:r>
      <w:r w:rsidR="00243F27">
        <w:t xml:space="preserve"> (40 points)</w:t>
      </w:r>
    </w:p>
    <w:p w14:paraId="6A6D7F00" w14:textId="3AD79570" w:rsidR="007554FE" w:rsidRPr="007554FE" w:rsidRDefault="007554FE" w:rsidP="007554FE">
      <w:r>
        <w:t xml:space="preserve">You should not load all of the events for the year. But instead you </w:t>
      </w:r>
      <w:r w:rsidR="007A0DE7">
        <w:t xml:space="preserve">should </w:t>
      </w:r>
      <w:r>
        <w:t xml:space="preserve">do adaptive loading and only load the events for the next and previous month.  </w:t>
      </w:r>
    </w:p>
    <w:p w14:paraId="05AE2288" w14:textId="77777777" w:rsidR="007554FE" w:rsidRDefault="007554FE" w:rsidP="00943C5D">
      <w:pPr>
        <w:pStyle w:val="Heading2"/>
      </w:pPr>
      <w:bookmarkStart w:id="39" w:name="_Toc343506"/>
      <w:r>
        <w:t>Horizontal Swiping by Calendar (Individual) (20 points)</w:t>
      </w:r>
      <w:bookmarkEnd w:id="39"/>
    </w:p>
    <w:p w14:paraId="046F74BB" w14:textId="71DF00C2" w:rsidR="007554FE" w:rsidRDefault="007554FE" w:rsidP="007554FE">
      <w:r>
        <w:t xml:space="preserve">This task can only be completed if </w:t>
      </w:r>
      <w:r w:rsidR="00320957">
        <w:t xml:space="preserve">the </w:t>
      </w:r>
      <w:r>
        <w:t xml:space="preserve">previous task is also completed.  It would be amazing if users could see </w:t>
      </w:r>
      <w:r w:rsidR="00320957">
        <w:t xml:space="preserve">a </w:t>
      </w:r>
      <w:r>
        <w:t xml:space="preserve">top </w:t>
      </w:r>
      <w:r w:rsidR="00666BED">
        <w:t xml:space="preserve">calendar section that </w:t>
      </w:r>
      <w:r w:rsidR="00320957">
        <w:t>lets</w:t>
      </w:r>
      <w:r w:rsidR="00666BED">
        <w:t xml:space="preserve"> them know what month are currently viewing. </w:t>
      </w:r>
    </w:p>
    <w:p w14:paraId="42DDDBB0" w14:textId="77777777" w:rsidR="00666BED" w:rsidRDefault="00666BED" w:rsidP="007554FE"/>
    <w:p w14:paraId="5441B9CA" w14:textId="740D3DC1" w:rsidR="00666BED" w:rsidRDefault="00666BED" w:rsidP="00666BED">
      <w:pPr>
        <w:pStyle w:val="Heading3"/>
      </w:pPr>
      <w:r>
        <w:t xml:space="preserve">As a user I can see </w:t>
      </w:r>
      <w:r w:rsidR="00320957">
        <w:t xml:space="preserve">a </w:t>
      </w:r>
      <w:r>
        <w:t>bar at the top that indicates the month I am currently viewing, the bar also shows the previous two month</w:t>
      </w:r>
      <w:r w:rsidR="00320957">
        <w:t>s</w:t>
      </w:r>
      <w:r>
        <w:t xml:space="preserve"> and the next two months. </w:t>
      </w:r>
      <w:r w:rsidR="00320957">
        <w:t>(20 points)</w:t>
      </w:r>
    </w:p>
    <w:p w14:paraId="788165D4" w14:textId="77777777" w:rsidR="00666BED" w:rsidRPr="00666BED" w:rsidRDefault="00666BED" w:rsidP="00666BED">
      <w:r>
        <w:t xml:space="preserve">The previous two months and the next two months should be greyed out. </w:t>
      </w:r>
    </w:p>
    <w:p w14:paraId="172C61FD" w14:textId="77777777" w:rsidR="00666BED" w:rsidRDefault="00666BED" w:rsidP="007554FE"/>
    <w:p w14:paraId="1CB7F703" w14:textId="77777777" w:rsidR="00666BED" w:rsidRPr="007554FE" w:rsidRDefault="00666BED" w:rsidP="007554FE"/>
    <w:p w14:paraId="588BE83C" w14:textId="77777777" w:rsidR="007554FE" w:rsidRPr="00943C5D" w:rsidRDefault="007554FE" w:rsidP="00943C5D"/>
    <w:p w14:paraId="0A591DD7" w14:textId="4D29D635" w:rsidR="005E0073" w:rsidRDefault="005E0073" w:rsidP="005E0073">
      <w:pPr>
        <w:pStyle w:val="Heading1"/>
      </w:pPr>
      <w:bookmarkStart w:id="40" w:name="_Toc343507"/>
      <w:r>
        <w:lastRenderedPageBreak/>
        <w:t>Invitation Details Screen</w:t>
      </w:r>
      <w:r w:rsidR="00104000">
        <w:t xml:space="preserve"> </w:t>
      </w:r>
      <w:r w:rsidR="00303453">
        <w:t>(</w:t>
      </w:r>
      <w:r w:rsidR="00104000">
        <w:t>I</w:t>
      </w:r>
      <w:r w:rsidR="002A30B3">
        <w:t>25 points - Individual</w:t>
      </w:r>
      <w:r w:rsidR="00666BED">
        <w:t>)</w:t>
      </w:r>
      <w:bookmarkEnd w:id="40"/>
      <w:r w:rsidR="00666BED">
        <w:t xml:space="preserve"> </w:t>
      </w:r>
    </w:p>
    <w:p w14:paraId="17DA84FE" w14:textId="045021F6" w:rsidR="00666BED" w:rsidRPr="00666BED" w:rsidRDefault="00666BED" w:rsidP="00666BED">
      <w:r>
        <w:t xml:space="preserve">The screen below shows the design for the invitation screen. This is the screen that </w:t>
      </w:r>
      <w:r w:rsidR="004D2363">
        <w:t xml:space="preserve">the </w:t>
      </w:r>
      <w:r>
        <w:t>user will see</w:t>
      </w:r>
      <w:r w:rsidR="00104000">
        <w:t xml:space="preserve"> when they click on any part of the invitation card (not including the Accept or Decline sections</w:t>
      </w:r>
      <w:r w:rsidR="004D2363">
        <w:t>)</w:t>
      </w:r>
      <w:r w:rsidR="00104000">
        <w:t xml:space="preserve">. The screen is intended to provide the user with an overview of the events as well as </w:t>
      </w:r>
      <w:r w:rsidR="004D2363">
        <w:t xml:space="preserve">a </w:t>
      </w:r>
      <w:r w:rsidR="00104000">
        <w:t>map including directions on how to get to the event</w:t>
      </w:r>
      <w:r w:rsidR="004D2363">
        <w:t>.</w:t>
      </w:r>
    </w:p>
    <w:p w14:paraId="352CCD7B" w14:textId="2543CDA9" w:rsidR="00104000" w:rsidRDefault="00C4768E" w:rsidP="005E0073">
      <w:r>
        <w:rPr>
          <w:noProof/>
        </w:rPr>
        <w:drawing>
          <wp:anchor distT="0" distB="0" distL="114300" distR="114300" simplePos="0" relativeHeight="251673600" behindDoc="0" locked="0" layoutInCell="1" allowOverlap="1" wp14:anchorId="2EFA0BCD" wp14:editId="3E482F07">
            <wp:simplePos x="0" y="0"/>
            <wp:positionH relativeFrom="column">
              <wp:posOffset>1724116</wp:posOffset>
            </wp:positionH>
            <wp:positionV relativeFrom="paragraph">
              <wp:posOffset>287202</wp:posOffset>
            </wp:positionV>
            <wp:extent cx="2212975" cy="3937000"/>
            <wp:effectExtent l="0" t="0" r="0" b="0"/>
            <wp:wrapTopAndBottom/>
            <wp:docPr id="955204664" name="Picture 95520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12975" cy="3937000"/>
                    </a:xfrm>
                    <a:prstGeom prst="rect">
                      <a:avLst/>
                    </a:prstGeom>
                  </pic:spPr>
                </pic:pic>
              </a:graphicData>
            </a:graphic>
            <wp14:sizeRelH relativeFrom="page">
              <wp14:pctWidth>0</wp14:pctWidth>
            </wp14:sizeRelH>
            <wp14:sizeRelV relativeFrom="page">
              <wp14:pctHeight>0</wp14:pctHeight>
            </wp14:sizeRelV>
          </wp:anchor>
        </w:drawing>
      </w:r>
    </w:p>
    <w:p w14:paraId="15ABE8D4" w14:textId="5300A338" w:rsidR="5F798DCF" w:rsidRDefault="5F798DCF" w:rsidP="5F798DCF">
      <w:pPr>
        <w:jc w:val="center"/>
      </w:pPr>
    </w:p>
    <w:p w14:paraId="12D3ACEC" w14:textId="2EAB01AA" w:rsidR="005E0073" w:rsidRDefault="005E0073" w:rsidP="005E0073"/>
    <w:p w14:paraId="5D9D86EA" w14:textId="6083398D" w:rsidR="006C29F5" w:rsidRDefault="006C29F5" w:rsidP="00104000">
      <w:pPr>
        <w:pStyle w:val="Heading2"/>
      </w:pPr>
      <w:bookmarkStart w:id="41" w:name="_Toc343508"/>
      <w:r>
        <w:t xml:space="preserve">Click on the invitation card. </w:t>
      </w:r>
      <w:r w:rsidR="00C57260">
        <w:t>(20 points)</w:t>
      </w:r>
      <w:bookmarkEnd w:id="41"/>
    </w:p>
    <w:p w14:paraId="7F4DAD26" w14:textId="77777777" w:rsidR="006C29F5" w:rsidRDefault="006C29F5" w:rsidP="006C29F5">
      <w:r>
        <w:t xml:space="preserve">Clicking on the invitation card on the home screen should take you the invitation details screen above. </w:t>
      </w:r>
    </w:p>
    <w:p w14:paraId="61F88B74" w14:textId="5AED2E32" w:rsidR="006C29F5" w:rsidRDefault="006C29F5" w:rsidP="006F4289">
      <w:pPr>
        <w:pStyle w:val="Heading3"/>
      </w:pPr>
      <w:r>
        <w:t xml:space="preserve">As a user I can navigate to </w:t>
      </w:r>
      <w:r w:rsidR="000A424B">
        <w:t xml:space="preserve">the </w:t>
      </w:r>
      <w:r w:rsidR="006F4289">
        <w:t>invitation screen by clicking on the invitation card on the home screen</w:t>
      </w:r>
      <w:r>
        <w:t xml:space="preserve">. </w:t>
      </w:r>
      <w:r w:rsidR="00C57260">
        <w:t>(20 points)</w:t>
      </w:r>
    </w:p>
    <w:p w14:paraId="170ADCB3" w14:textId="77777777" w:rsidR="006C29F5" w:rsidRPr="006C29F5" w:rsidRDefault="006C29F5" w:rsidP="006C29F5"/>
    <w:p w14:paraId="16C186A9" w14:textId="093C7159" w:rsidR="00104000" w:rsidRDefault="00104000" w:rsidP="00104000">
      <w:pPr>
        <w:pStyle w:val="Heading2"/>
      </w:pPr>
      <w:bookmarkStart w:id="42" w:name="_Toc343509"/>
      <w:r>
        <w:t xml:space="preserve">Display Map with location of the event marked. </w:t>
      </w:r>
      <w:r w:rsidR="00810AF1">
        <w:t>(25 points)</w:t>
      </w:r>
      <w:bookmarkEnd w:id="42"/>
    </w:p>
    <w:p w14:paraId="1957CDC0" w14:textId="6D22F663" w:rsidR="006C29F5" w:rsidRDefault="00104000" w:rsidP="00104000">
      <w:r>
        <w:t>To make it eas</w:t>
      </w:r>
      <w:r w:rsidR="006C29F5">
        <w:t xml:space="preserve">ier for </w:t>
      </w:r>
      <w:r w:rsidR="000A424B">
        <w:t xml:space="preserve">a </w:t>
      </w:r>
      <w:r w:rsidR="006C29F5">
        <w:t>user to decide if the</w:t>
      </w:r>
      <w:r w:rsidR="000A424B">
        <w:t>y</w:t>
      </w:r>
      <w:r w:rsidR="006C29F5">
        <w:t xml:space="preserve"> will </w:t>
      </w:r>
      <w:r>
        <w:t>accept</w:t>
      </w:r>
      <w:r w:rsidR="006C29F5">
        <w:t xml:space="preserve"> a dinner invitation, we would like to show them a map of location relative their current location.  You can assume that the</w:t>
      </w:r>
      <w:r w:rsidR="00F81599">
        <w:t>re</w:t>
      </w:r>
      <w:r w:rsidR="006C29F5">
        <w:t xml:space="preserve"> is a web endpoint that will return longitude and latitude of the event.  </w:t>
      </w:r>
    </w:p>
    <w:p w14:paraId="587CF5BF" w14:textId="77777777" w:rsidR="006C29F5" w:rsidRDefault="006C29F5" w:rsidP="00104000"/>
    <w:p w14:paraId="4CEC86AA" w14:textId="63E9CC5B" w:rsidR="006F4289" w:rsidRPr="006F4289" w:rsidRDefault="006F4289" w:rsidP="006F4289">
      <w:pPr>
        <w:pStyle w:val="Heading3"/>
      </w:pPr>
      <w:bookmarkStart w:id="43" w:name="_Toc439994696"/>
      <w:bookmarkEnd w:id="32"/>
      <w:r>
        <w:t xml:space="preserve">As a user I can see </w:t>
      </w:r>
      <w:r w:rsidR="00F81599">
        <w:t xml:space="preserve">a </w:t>
      </w:r>
      <w:r>
        <w:t xml:space="preserve">marker on </w:t>
      </w:r>
      <w:r w:rsidR="00F81599">
        <w:t xml:space="preserve">the screen </w:t>
      </w:r>
      <w:r>
        <w:t xml:space="preserve">displaying the location of the current event. </w:t>
      </w:r>
      <w:r w:rsidR="00810AF1">
        <w:t>(25 points)</w:t>
      </w:r>
    </w:p>
    <w:p w14:paraId="28F6FF47" w14:textId="34872D55" w:rsidR="006F4289" w:rsidRDefault="006F4289" w:rsidP="006F4289">
      <w:pPr>
        <w:pStyle w:val="Heading2"/>
      </w:pPr>
      <w:bookmarkStart w:id="44" w:name="_Toc343510"/>
      <w:r>
        <w:t>Display your current location on map.</w:t>
      </w:r>
      <w:r w:rsidR="00810AF1">
        <w:t xml:space="preserve"> (30 points)</w:t>
      </w:r>
      <w:bookmarkEnd w:id="44"/>
    </w:p>
    <w:p w14:paraId="26AC0044" w14:textId="77777777" w:rsidR="006F4289" w:rsidRPr="006F4289" w:rsidRDefault="006F4289" w:rsidP="006F4289">
      <w:r>
        <w:t xml:space="preserve">In addition to displaying the location of the event. It would also be useful, if the user can see the current location. </w:t>
      </w:r>
    </w:p>
    <w:p w14:paraId="2F92F065" w14:textId="5A5598EE" w:rsidR="006F4289" w:rsidRDefault="006F4289" w:rsidP="006F4289">
      <w:pPr>
        <w:pStyle w:val="Heading3"/>
      </w:pPr>
      <w:r>
        <w:t>As a user I can see my current location along with location of the invent on a map.</w:t>
      </w:r>
      <w:r w:rsidR="00810AF1">
        <w:t xml:space="preserve"> (30 points)</w:t>
      </w:r>
    </w:p>
    <w:p w14:paraId="331D154E" w14:textId="77777777" w:rsidR="006F4289" w:rsidRDefault="006F4289" w:rsidP="006F4289"/>
    <w:p w14:paraId="7DC7172A" w14:textId="77777777" w:rsidR="006F4289" w:rsidRDefault="006F4289" w:rsidP="006F4289">
      <w:pPr>
        <w:pStyle w:val="Heading2"/>
      </w:pPr>
      <w:bookmarkStart w:id="45" w:name="_Toc343511"/>
      <w:r>
        <w:t>Display a single Invitation Card (50 points)</w:t>
      </w:r>
      <w:bookmarkEnd w:id="45"/>
      <w:r>
        <w:t xml:space="preserve"> </w:t>
      </w:r>
    </w:p>
    <w:p w14:paraId="59D0B18C" w14:textId="77777777" w:rsidR="006F4289" w:rsidRDefault="00125496" w:rsidP="006F4289">
      <w:r>
        <w:t>You need to extend your custom invitation card view from the home screen.</w:t>
      </w:r>
    </w:p>
    <w:p w14:paraId="36383B7A" w14:textId="77777777" w:rsidR="006F4289" w:rsidRDefault="006F4289" w:rsidP="006F4289"/>
    <w:p w14:paraId="264E7537" w14:textId="7BDC5C4A" w:rsidR="006F4289" w:rsidRDefault="006F4289" w:rsidP="006F4289">
      <w:pPr>
        <w:pStyle w:val="Heading3"/>
      </w:pPr>
      <w:r>
        <w:t xml:space="preserve">As a user I am able to see </w:t>
      </w:r>
      <w:r w:rsidR="00F81599">
        <w:t xml:space="preserve">a </w:t>
      </w:r>
      <w:r>
        <w:t xml:space="preserve">single pending invitation card. </w:t>
      </w:r>
      <w:r w:rsidR="0086490C">
        <w:t xml:space="preserve">The detailed view of an invitation should have </w:t>
      </w:r>
      <w:r w:rsidR="00F81599">
        <w:t xml:space="preserve">a </w:t>
      </w:r>
      <w:r w:rsidR="0086490C">
        <w:t xml:space="preserve">consistent state, i.e. if </w:t>
      </w:r>
      <w:r w:rsidR="00F81599">
        <w:t xml:space="preserve">an invitation is </w:t>
      </w:r>
      <w:r w:rsidR="0086490C">
        <w:t>accepted</w:t>
      </w:r>
      <w:r w:rsidR="00F81599">
        <w:t xml:space="preserve">, </w:t>
      </w:r>
      <w:r w:rsidR="0086490C">
        <w:t xml:space="preserve">in </w:t>
      </w:r>
      <w:r w:rsidR="00F81599">
        <w:t xml:space="preserve">the </w:t>
      </w:r>
      <w:r w:rsidR="0086490C">
        <w:t>home screen</w:t>
      </w:r>
      <w:r w:rsidR="00F81599">
        <w:t xml:space="preserve">, the </w:t>
      </w:r>
      <w:r w:rsidR="0086490C">
        <w:t>detail</w:t>
      </w:r>
      <w:r w:rsidR="00F81599">
        <w:t>ed</w:t>
      </w:r>
      <w:r w:rsidR="0086490C">
        <w:t xml:space="preserve"> view of that invitation should have status accepted; same with pending; but no detail view for rejected invitations.</w:t>
      </w:r>
      <w:r w:rsidR="00F81599">
        <w:t xml:space="preserve"> (20 points)</w:t>
      </w:r>
    </w:p>
    <w:p w14:paraId="2AF373CE" w14:textId="6E171BC2" w:rsidR="006F4289" w:rsidRDefault="006F4289" w:rsidP="006F4289">
      <w:pPr>
        <w:pStyle w:val="Heading3"/>
      </w:pPr>
      <w:r>
        <w:t xml:space="preserve">As a user I can see </w:t>
      </w:r>
      <w:r w:rsidR="00F81599">
        <w:t>the</w:t>
      </w:r>
      <w:r>
        <w:t xml:space="preserve"> avatar of </w:t>
      </w:r>
      <w:r w:rsidR="00F81599">
        <w:t xml:space="preserve">the </w:t>
      </w:r>
      <w:r>
        <w:t xml:space="preserve">person who is inviting me to dinner. </w:t>
      </w:r>
      <w:r w:rsidR="00F81599">
        <w:t>(10 points)</w:t>
      </w:r>
    </w:p>
    <w:p w14:paraId="58AE81D9" w14:textId="7900EE4E" w:rsidR="006F4289" w:rsidRDefault="006F4289" w:rsidP="006F4289">
      <w:pPr>
        <w:pStyle w:val="Heading3"/>
      </w:pPr>
      <w:r>
        <w:t xml:space="preserve">As a user I can see the name of the person who is inviting me to dinner. </w:t>
      </w:r>
      <w:r w:rsidR="00F81599">
        <w:t>(10 points)</w:t>
      </w:r>
    </w:p>
    <w:p w14:paraId="39B83DC5" w14:textId="5106078B" w:rsidR="006F4289" w:rsidRDefault="006F4289" w:rsidP="006F4289">
      <w:pPr>
        <w:pStyle w:val="Heading3"/>
      </w:pPr>
      <w:r>
        <w:t xml:space="preserve">As a user I can see the date and time of the dinner. </w:t>
      </w:r>
      <w:r w:rsidR="00F81599">
        <w:t>(10 points)</w:t>
      </w:r>
    </w:p>
    <w:p w14:paraId="6C268388" w14:textId="77777777" w:rsidR="006F4289" w:rsidRPr="004508D0" w:rsidRDefault="006F4289" w:rsidP="006F4289">
      <w:r>
        <w:t>The date time should be in the following format &lt;Day of Week&gt; &lt;Day number&gt; &lt; Month Name&gt; - &lt;Time am/pm&gt;</w:t>
      </w:r>
    </w:p>
    <w:p w14:paraId="1C90F7DD" w14:textId="77777777" w:rsidR="006F4289" w:rsidRPr="006F4289" w:rsidRDefault="006F4289" w:rsidP="006F4289"/>
    <w:p w14:paraId="1A9704A0" w14:textId="4EB5D6C5" w:rsidR="5F798DCF" w:rsidRDefault="5F798DCF" w:rsidP="5F798DCF">
      <w:pPr>
        <w:pStyle w:val="Heading1"/>
      </w:pPr>
      <w:bookmarkStart w:id="46" w:name="_Toc343512"/>
      <w:r w:rsidRPr="5F798DCF">
        <w:lastRenderedPageBreak/>
        <w:t xml:space="preserve">Create </w:t>
      </w:r>
      <w:r w:rsidR="00AC157D">
        <w:t>E</w:t>
      </w:r>
      <w:r w:rsidRPr="5F798DCF">
        <w:t>vent</w:t>
      </w:r>
      <w:r w:rsidR="001376B0">
        <w:t xml:space="preserve"> (</w:t>
      </w:r>
      <w:r w:rsidR="00B03940">
        <w:t>32</w:t>
      </w:r>
      <w:r w:rsidR="001376B0">
        <w:t>0 points – Individual)</w:t>
      </w:r>
      <w:bookmarkEnd w:id="46"/>
    </w:p>
    <w:p w14:paraId="00818BB7" w14:textId="77777777" w:rsidR="005E0073" w:rsidRDefault="005E0073" w:rsidP="5F798DCF">
      <w:pPr>
        <w:pStyle w:val="Heading1"/>
        <w:numPr>
          <w:ilvl w:val="0"/>
          <w:numId w:val="0"/>
        </w:numPr>
      </w:pPr>
      <w:bookmarkStart w:id="47" w:name="_Toc343513"/>
      <w:r>
        <w:rPr>
          <w:noProof/>
        </w:rPr>
        <w:drawing>
          <wp:anchor distT="0" distB="0" distL="114300" distR="114300" simplePos="0" relativeHeight="251669504" behindDoc="0" locked="0" layoutInCell="1" allowOverlap="1" wp14:anchorId="18E5F0EB" wp14:editId="485813F4">
            <wp:simplePos x="0" y="0"/>
            <wp:positionH relativeFrom="column">
              <wp:posOffset>396240</wp:posOffset>
            </wp:positionH>
            <wp:positionV relativeFrom="paragraph">
              <wp:posOffset>1017905</wp:posOffset>
            </wp:positionV>
            <wp:extent cx="2320290" cy="4127500"/>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New Event - Step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0290" cy="412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6025466" wp14:editId="526CC850">
            <wp:simplePos x="0" y="0"/>
            <wp:positionH relativeFrom="column">
              <wp:posOffset>3507740</wp:posOffset>
            </wp:positionH>
            <wp:positionV relativeFrom="paragraph">
              <wp:posOffset>751840</wp:posOffset>
            </wp:positionV>
            <wp:extent cx="2425700" cy="431482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New Event - Step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700" cy="4314825"/>
                    </a:xfrm>
                    <a:prstGeom prst="rect">
                      <a:avLst/>
                    </a:prstGeom>
                  </pic:spPr>
                </pic:pic>
              </a:graphicData>
            </a:graphic>
            <wp14:sizeRelH relativeFrom="page">
              <wp14:pctWidth>0</wp14:pctWidth>
            </wp14:sizeRelH>
            <wp14:sizeRelV relativeFrom="page">
              <wp14:pctHeight>0</wp14:pctHeight>
            </wp14:sizeRelV>
          </wp:anchor>
        </w:drawing>
      </w:r>
      <w:bookmarkEnd w:id="47"/>
    </w:p>
    <w:p w14:paraId="2D88F3C5" w14:textId="77777777" w:rsidR="00040E7E" w:rsidRDefault="00040E7E"/>
    <w:p w14:paraId="029FB0F5" w14:textId="79FC98B1" w:rsidR="5F798DCF" w:rsidRDefault="5F798DCF">
      <w:r>
        <w:t>One key component of the application is that users should be able to create new dinner events and invite their friends.  In this section we discuss the requirements for the invitation</w:t>
      </w:r>
      <w:r w:rsidR="00040E7E">
        <w:t>s</w:t>
      </w:r>
      <w:r>
        <w:t xml:space="preserve">. </w:t>
      </w:r>
    </w:p>
    <w:p w14:paraId="0939FC12" w14:textId="1F2651E5" w:rsidR="00184FF9" w:rsidRDefault="5F798DCF" w:rsidP="005E0073">
      <w:pPr>
        <w:pStyle w:val="Heading2"/>
      </w:pPr>
      <w:r>
        <w:t xml:space="preserve"> </w:t>
      </w:r>
      <w:bookmarkStart w:id="48" w:name="_Toc343514"/>
      <w:r>
        <w:t>Add dinner time</w:t>
      </w:r>
      <w:r w:rsidR="003B3D1A">
        <w:t xml:space="preserve"> (</w:t>
      </w:r>
      <w:r w:rsidR="004B767F">
        <w:t>4</w:t>
      </w:r>
      <w:r w:rsidR="00140247">
        <w:t>0</w:t>
      </w:r>
      <w:r w:rsidR="003B3D1A">
        <w:t xml:space="preserve"> points</w:t>
      </w:r>
      <w:r w:rsidR="005D0A13">
        <w:t xml:space="preserve"> - Individual</w:t>
      </w:r>
      <w:r w:rsidR="003B3D1A">
        <w:t>)</w:t>
      </w:r>
      <w:bookmarkEnd w:id="48"/>
    </w:p>
    <w:p w14:paraId="14257EDE" w14:textId="0538D8CD" w:rsidR="5F798DCF" w:rsidRDefault="5F798DCF" w:rsidP="5F798DCF">
      <w:r>
        <w:t xml:space="preserve">A key part of being able to create a dinner event is being able to add the dinner time. </w:t>
      </w:r>
    </w:p>
    <w:p w14:paraId="7F62104C" w14:textId="50818BE9" w:rsidR="5F798DCF" w:rsidRDefault="5F798DCF" w:rsidP="5F798DCF">
      <w:pPr>
        <w:pStyle w:val="Heading3"/>
      </w:pPr>
      <w:r>
        <w:t>As a user, I can select the hour</w:t>
      </w:r>
      <w:r w:rsidR="00F86BF8">
        <w:t xml:space="preserve"> and </w:t>
      </w:r>
      <w:r>
        <w:t xml:space="preserve">minute of my dinner. </w:t>
      </w:r>
      <w:r w:rsidR="003B3D1A">
        <w:t>(</w:t>
      </w:r>
      <w:r w:rsidR="006A33EB">
        <w:t>1</w:t>
      </w:r>
      <w:r w:rsidR="00140247">
        <w:t>0</w:t>
      </w:r>
      <w:r w:rsidR="003B3D1A">
        <w:t xml:space="preserve"> points)</w:t>
      </w:r>
      <w:r w:rsidR="00B84C22">
        <w:t xml:space="preserve"> (</w:t>
      </w:r>
      <w:r w:rsidR="00CF69D2">
        <w:t>I</w:t>
      </w:r>
      <w:r w:rsidR="00B84C22">
        <w:t>ndividual</w:t>
      </w:r>
      <w:r w:rsidR="00CF69D2">
        <w:t>)</w:t>
      </w:r>
    </w:p>
    <w:p w14:paraId="53A9E5CF" w14:textId="057F0FC6" w:rsidR="5F798DCF" w:rsidRDefault="5F798DCF" w:rsidP="5F798DCF">
      <w:pPr>
        <w:pStyle w:val="Heading3"/>
      </w:pPr>
      <w:r>
        <w:t xml:space="preserve">As a user I can select </w:t>
      </w:r>
      <w:r w:rsidR="00F86BF8">
        <w:t xml:space="preserve">the </w:t>
      </w:r>
      <w:r>
        <w:t>hour and minute using a scrolling wheel (</w:t>
      </w:r>
      <w:r w:rsidR="004B767F">
        <w:t>30</w:t>
      </w:r>
      <w:r>
        <w:t xml:space="preserve"> points) </w:t>
      </w:r>
      <w:r w:rsidR="00F86BF8">
        <w:t>(Individual)</w:t>
      </w:r>
    </w:p>
    <w:p w14:paraId="6B1DA3AB" w14:textId="446749CB" w:rsidR="5F798DCF" w:rsidRDefault="5F798DCF" w:rsidP="5F798DCF">
      <w:pPr>
        <w:pStyle w:val="Heading2"/>
      </w:pPr>
      <w:bookmarkStart w:id="49" w:name="_Toc343515"/>
      <w:r w:rsidRPr="5F798DCF">
        <w:lastRenderedPageBreak/>
        <w:t xml:space="preserve">Mapping </w:t>
      </w:r>
      <w:r w:rsidR="000A19AB">
        <w:t>(</w:t>
      </w:r>
      <w:r w:rsidR="00072B70">
        <w:t>1</w:t>
      </w:r>
      <w:r w:rsidR="00140247">
        <w:t>0</w:t>
      </w:r>
      <w:r w:rsidR="00B27B0D">
        <w:t>0</w:t>
      </w:r>
      <w:r w:rsidR="000A19AB">
        <w:t xml:space="preserve"> points</w:t>
      </w:r>
      <w:r w:rsidR="00F567A6">
        <w:t xml:space="preserve"> - Individual</w:t>
      </w:r>
      <w:r w:rsidR="000A19AB">
        <w:t>)</w:t>
      </w:r>
      <w:bookmarkEnd w:id="49"/>
    </w:p>
    <w:p w14:paraId="58E53939" w14:textId="0A7D9238" w:rsidR="5F798DCF" w:rsidRDefault="5F798DCF" w:rsidP="5F798DCF">
      <w:r w:rsidRPr="5F798DCF">
        <w:t xml:space="preserve">Providing the user with visual feedback </w:t>
      </w:r>
      <w:r w:rsidR="00253936">
        <w:t>is</w:t>
      </w:r>
      <w:r w:rsidRPr="5F798DCF">
        <w:t xml:space="preserve"> great way to ensure that information is entered correctly </w:t>
      </w:r>
    </w:p>
    <w:p w14:paraId="4F5B5659" w14:textId="53447090" w:rsidR="5F798DCF" w:rsidRDefault="5F798DCF" w:rsidP="5F798DCF">
      <w:pPr>
        <w:pStyle w:val="Heading3"/>
      </w:pPr>
      <w:r>
        <w:t xml:space="preserve">As a user I can enter my address </w:t>
      </w:r>
      <w:r w:rsidR="00253936">
        <w:t xml:space="preserve">in </w:t>
      </w:r>
      <w:r>
        <w:t>the address box below t</w:t>
      </w:r>
      <w:r w:rsidR="00253936">
        <w:t>o</w:t>
      </w:r>
      <w:r>
        <w:t xml:space="preserve"> choose </w:t>
      </w:r>
      <w:r w:rsidR="00253936">
        <w:t xml:space="preserve">the </w:t>
      </w:r>
      <w:r>
        <w:t>location label</w:t>
      </w:r>
      <w:r w:rsidR="005A7D29">
        <w:t xml:space="preserve"> (25 points) (Individual)</w:t>
      </w:r>
    </w:p>
    <w:p w14:paraId="69BF8863" w14:textId="01D4D8A6" w:rsidR="5F798DCF" w:rsidRDefault="5F798DCF" w:rsidP="5F798DCF">
      <w:pPr>
        <w:pStyle w:val="Heading3"/>
      </w:pPr>
      <w:r>
        <w:t xml:space="preserve">As a user I can click on the location pin to enter </w:t>
      </w:r>
      <w:r w:rsidR="00253936">
        <w:t>my</w:t>
      </w:r>
      <w:r>
        <w:t xml:space="preserve"> current location. (</w:t>
      </w:r>
      <w:r w:rsidR="00140247">
        <w:t>3</w:t>
      </w:r>
      <w:r>
        <w:t xml:space="preserve">0 points) </w:t>
      </w:r>
      <w:r w:rsidR="00253936">
        <w:t>(Individual)</w:t>
      </w:r>
    </w:p>
    <w:p w14:paraId="35AADC47" w14:textId="7F0DAC43" w:rsidR="5F798DCF" w:rsidRDefault="5F798DCF" w:rsidP="5F798DCF">
      <w:r w:rsidRPr="5F798DCF">
        <w:t>Typing an address is tedious. I</w:t>
      </w:r>
      <w:r w:rsidR="00AD3C7A">
        <w:t>t</w:t>
      </w:r>
      <w:r w:rsidRPr="5F798DCF">
        <w:t xml:space="preserve"> would be great if </w:t>
      </w:r>
      <w:r w:rsidR="00AD3C7A">
        <w:t xml:space="preserve">a </w:t>
      </w:r>
      <w:r w:rsidRPr="5F798DCF">
        <w:t>user was able to add the current address. There</w:t>
      </w:r>
      <w:r w:rsidR="00AD3C7A">
        <w:t xml:space="preserve"> are </w:t>
      </w:r>
      <w:r w:rsidRPr="5F798DCF">
        <w:t xml:space="preserve">several </w:t>
      </w:r>
      <w:r w:rsidR="00AD3C7A">
        <w:t>APIs</w:t>
      </w:r>
      <w:r w:rsidRPr="5F798DCF">
        <w:t xml:space="preserve"> that allow you </w:t>
      </w:r>
      <w:r w:rsidR="00AD3C7A">
        <w:t xml:space="preserve">to </w:t>
      </w:r>
      <w:r w:rsidRPr="5F798DCF">
        <w:t>convert long</w:t>
      </w:r>
      <w:r w:rsidR="00AD3C7A">
        <w:t>itudes and</w:t>
      </w:r>
      <w:r w:rsidRPr="5F798DCF">
        <w:t xml:space="preserve"> latitudes to address</w:t>
      </w:r>
      <w:r w:rsidR="00AD3C7A">
        <w:t>es</w:t>
      </w:r>
      <w:r w:rsidRPr="5F798DCF">
        <w:t xml:space="preserve">. </w:t>
      </w:r>
    </w:p>
    <w:p w14:paraId="710E3828" w14:textId="13397C62" w:rsidR="00184FF9" w:rsidRDefault="5F798DCF" w:rsidP="00935201">
      <w:pPr>
        <w:pStyle w:val="Heading3"/>
      </w:pPr>
      <w:r>
        <w:t xml:space="preserve">As </w:t>
      </w:r>
      <w:r w:rsidR="00AD3C7A">
        <w:t xml:space="preserve">a </w:t>
      </w:r>
      <w:r>
        <w:t>user</w:t>
      </w:r>
      <w:r w:rsidR="00AD3C7A">
        <w:t xml:space="preserve">, when </w:t>
      </w:r>
      <w:r>
        <w:t xml:space="preserve">I enter an address it automatically gets displayed on the MAP. </w:t>
      </w:r>
      <w:r w:rsidR="00AD3C7A">
        <w:t>(Individual)</w:t>
      </w:r>
      <w:r w:rsidR="00072B70">
        <w:t xml:space="preserve"> (20)</w:t>
      </w:r>
    </w:p>
    <w:p w14:paraId="498D4367" w14:textId="4BE6D503" w:rsidR="00184FF9" w:rsidRDefault="5F798DCF" w:rsidP="00935201">
      <w:pPr>
        <w:pStyle w:val="Heading3"/>
      </w:pPr>
      <w:r>
        <w:t xml:space="preserve"> Clicking on the button leads to the invite people screen.</w:t>
      </w:r>
      <w:r w:rsidR="00052297">
        <w:t xml:space="preserve"> (5 points) (Individual)</w:t>
      </w:r>
    </w:p>
    <w:p w14:paraId="4B5FB456" w14:textId="7452EE36" w:rsidR="008D0843" w:rsidRDefault="5F798DCF" w:rsidP="00935201">
      <w:pPr>
        <w:pStyle w:val="Heading3"/>
      </w:pPr>
      <w:r>
        <w:t xml:space="preserve">As a user, I am able to click on </w:t>
      </w:r>
      <w:r w:rsidR="00AD3C7A">
        <w:t>‘</w:t>
      </w:r>
      <w:r>
        <w:t>invite people</w:t>
      </w:r>
      <w:r w:rsidR="00AD3C7A">
        <w:t>’</w:t>
      </w:r>
      <w:r>
        <w:t xml:space="preserve"> button and send invitations</w:t>
      </w:r>
      <w:r w:rsidR="00052297">
        <w:t>. (5 points) (Individual)</w:t>
      </w:r>
    </w:p>
    <w:p w14:paraId="319632FE" w14:textId="291F0255" w:rsidR="008D0843" w:rsidRDefault="00AD3C7A" w:rsidP="00935201">
      <w:pPr>
        <w:pStyle w:val="Heading3"/>
      </w:pPr>
      <w:r>
        <w:t>As a user, I am able to click on the back button to lead me back to the main screen</w:t>
      </w:r>
      <w:r w:rsidR="00052297">
        <w:t>. (5 points) (Individual)</w:t>
      </w:r>
    </w:p>
    <w:p w14:paraId="6A2EF564" w14:textId="66A52CE6" w:rsidR="008D0843" w:rsidRDefault="5F798DCF" w:rsidP="00935201">
      <w:pPr>
        <w:pStyle w:val="Heading3"/>
      </w:pPr>
      <w:r>
        <w:t xml:space="preserve">As a user, I am able to navigate between </w:t>
      </w:r>
      <w:r w:rsidR="00AD3C7A">
        <w:t xml:space="preserve">the </w:t>
      </w:r>
      <w:r>
        <w:t>create</w:t>
      </w:r>
      <w:r w:rsidR="00AD3C7A">
        <w:t xml:space="preserve"> </w:t>
      </w:r>
      <w:r>
        <w:t>event screen and main screen.</w:t>
      </w:r>
      <w:r w:rsidR="00052297">
        <w:t xml:space="preserve"> (5 points) (Individual)</w:t>
      </w:r>
    </w:p>
    <w:p w14:paraId="2688E33C" w14:textId="77777777" w:rsidR="00184FF9" w:rsidRDefault="00184FF9" w:rsidP="005E0073"/>
    <w:p w14:paraId="6C822978" w14:textId="3CB6C049" w:rsidR="00184FF9" w:rsidRDefault="5F798DCF" w:rsidP="00935201">
      <w:pPr>
        <w:pStyle w:val="Heading2"/>
      </w:pPr>
      <w:r>
        <w:t xml:space="preserve"> </w:t>
      </w:r>
      <w:bookmarkStart w:id="50" w:name="_Toc343516"/>
      <w:r>
        <w:t>Display send invitation screen</w:t>
      </w:r>
      <w:r w:rsidR="00561A7E">
        <w:t xml:space="preserve"> (160 points – Individual)</w:t>
      </w:r>
      <w:bookmarkEnd w:id="50"/>
    </w:p>
    <w:p w14:paraId="587DD508" w14:textId="77777777" w:rsidR="00184FF9" w:rsidRDefault="00565A25" w:rsidP="00935201">
      <w:r>
        <w:t>The create event screen should display a list of people to invite, each with a clickable select.</w:t>
      </w:r>
    </w:p>
    <w:p w14:paraId="6E62783C" w14:textId="54CB0938" w:rsidR="00565A25" w:rsidRDefault="5F798DCF" w:rsidP="00935201">
      <w:pPr>
        <w:pStyle w:val="Heading3"/>
      </w:pPr>
      <w:r>
        <w:t>As a user, I should be able to see the name, phone number and avatar of each possible guest</w:t>
      </w:r>
      <w:r w:rsidR="00AD5B08">
        <w:t>.</w:t>
      </w:r>
      <w:r w:rsidR="00912A0A">
        <w:t xml:space="preserve"> (10 points) (Individual)</w:t>
      </w:r>
    </w:p>
    <w:p w14:paraId="52AB77F4" w14:textId="6294505E" w:rsidR="009E19B1" w:rsidRDefault="5F798DCF" w:rsidP="00935201">
      <w:pPr>
        <w:pStyle w:val="Heading3"/>
      </w:pPr>
      <w:r>
        <w:t xml:space="preserve">As a user, I should be able to toggle each guest for selected/deselected status. And the selected count should update </w:t>
      </w:r>
      <w:proofErr w:type="spellStart"/>
      <w:r>
        <w:t>onChange</w:t>
      </w:r>
      <w:proofErr w:type="spellEnd"/>
      <w:r>
        <w:t>.</w:t>
      </w:r>
      <w:r w:rsidR="00912A0A">
        <w:t xml:space="preserve"> (15 points) (Individual)</w:t>
      </w:r>
    </w:p>
    <w:p w14:paraId="1A053476" w14:textId="2317C2A5" w:rsidR="00E74766" w:rsidRDefault="5F798DCF" w:rsidP="00912A0A">
      <w:pPr>
        <w:pStyle w:val="Heading3"/>
      </w:pPr>
      <w:r>
        <w:t xml:space="preserve">As a user, I should be able to click on “magnifier” button to search for </w:t>
      </w:r>
      <w:r w:rsidR="00AD5B08">
        <w:t xml:space="preserve">a </w:t>
      </w:r>
      <w:r>
        <w:t>specific guest. Search opens an input text</w:t>
      </w:r>
      <w:r w:rsidR="00AD5B08">
        <w:t>-</w:t>
      </w:r>
      <w:r>
        <w:t>bar and the guest</w:t>
      </w:r>
      <w:r w:rsidR="00AD5B08">
        <w:t>s</w:t>
      </w:r>
      <w:r>
        <w:t xml:space="preserve"> name</w:t>
      </w:r>
      <w:r w:rsidR="00AD5B08">
        <w:t>s</w:t>
      </w:r>
      <w:r>
        <w:t xml:space="preserve"> satisfying </w:t>
      </w:r>
      <w:r w:rsidR="00AD5B08">
        <w:t xml:space="preserve">the </w:t>
      </w:r>
      <w:r>
        <w:t>search criteria should display as a list under search. (optional maybe?)</w:t>
      </w:r>
      <w:r w:rsidR="00912A0A">
        <w:t xml:space="preserve"> (30 points) (Individual)</w:t>
      </w:r>
    </w:p>
    <w:p w14:paraId="54BA5C12" w14:textId="55C65985" w:rsidR="00E74766" w:rsidRDefault="5F798DCF" w:rsidP="00935201">
      <w:pPr>
        <w:pStyle w:val="Heading3"/>
      </w:pPr>
      <w:r>
        <w:lastRenderedPageBreak/>
        <w:t xml:space="preserve">The invite guest screen should have consistent info </w:t>
      </w:r>
      <w:r w:rsidR="00AD5B08">
        <w:t>with the</w:t>
      </w:r>
      <w:r>
        <w:t xml:space="preserve"> create event screen.</w:t>
      </w:r>
      <w:r w:rsidR="00912A0A">
        <w:t xml:space="preserve"> (15 points) (Individual)</w:t>
      </w:r>
    </w:p>
    <w:p w14:paraId="0C6B0A24" w14:textId="5EFC3ECD" w:rsidR="008D0843" w:rsidRDefault="5F798DCF" w:rsidP="00935201">
      <w:pPr>
        <w:pStyle w:val="Heading3"/>
      </w:pPr>
      <w:r>
        <w:t xml:space="preserve">As a user, I should be able to see the previously entered event info from </w:t>
      </w:r>
      <w:r w:rsidR="00AD5B08">
        <w:t>the ‘</w:t>
      </w:r>
      <w:r>
        <w:t>create event</w:t>
      </w:r>
      <w:r w:rsidR="002D4F5B">
        <w:t>’</w:t>
      </w:r>
      <w:r>
        <w:t xml:space="preserve"> screen on </w:t>
      </w:r>
      <w:r w:rsidR="00AD5B08">
        <w:t>the ‘</w:t>
      </w:r>
      <w:r>
        <w:t>send invitations</w:t>
      </w:r>
      <w:r w:rsidR="00AD5B08">
        <w:t>’</w:t>
      </w:r>
      <w:r>
        <w:t xml:space="preserve"> screen.</w:t>
      </w:r>
      <w:r w:rsidR="00912A0A">
        <w:t xml:space="preserve"> (15 points) (Individual)</w:t>
      </w:r>
    </w:p>
    <w:p w14:paraId="0170B444" w14:textId="6D2CD265" w:rsidR="008D0843" w:rsidRDefault="5F798DCF" w:rsidP="00935201">
      <w:pPr>
        <w:pStyle w:val="Heading3"/>
      </w:pPr>
      <w:r>
        <w:t xml:space="preserve"> The send invitation button should update the database, prompt a successful/failure message and then redirect back to event detail screen if successful, and remain on send invitation/create event screen if failure.</w:t>
      </w:r>
      <w:r w:rsidR="00912A0A">
        <w:t xml:space="preserve"> (15 points) (Individual)</w:t>
      </w:r>
    </w:p>
    <w:p w14:paraId="5BC0361F" w14:textId="18642482" w:rsidR="008D0843" w:rsidRDefault="5F798DCF" w:rsidP="00935201">
      <w:pPr>
        <w:pStyle w:val="Heading3"/>
      </w:pPr>
      <w:r>
        <w:t xml:space="preserve">As a user, I should be able to click on </w:t>
      </w:r>
      <w:r w:rsidR="002D4F5B">
        <w:t>the ‘</w:t>
      </w:r>
      <w:r>
        <w:t>send invitation</w:t>
      </w:r>
      <w:r w:rsidR="002D4F5B">
        <w:t>’ button</w:t>
      </w:r>
      <w:r>
        <w:t xml:space="preserve"> and it correctly updates guest info in firebase.</w:t>
      </w:r>
      <w:r w:rsidR="00912A0A">
        <w:t xml:space="preserve"> (15 points) (Individual)</w:t>
      </w:r>
    </w:p>
    <w:p w14:paraId="77E91D8C" w14:textId="248DB7CB" w:rsidR="00FC77B1" w:rsidRDefault="5F798DCF" w:rsidP="00935201">
      <w:pPr>
        <w:pStyle w:val="Heading3"/>
      </w:pPr>
      <w:r>
        <w:t>As a user, I should see a success/failure message upon send invitation. (optional maybe)</w:t>
      </w:r>
      <w:r w:rsidR="00912A0A">
        <w:t xml:space="preserve"> (15 points) (Individual)</w:t>
      </w:r>
    </w:p>
    <w:p w14:paraId="451F8ACE" w14:textId="4D200814" w:rsidR="00FC77B1" w:rsidRDefault="5F798DCF" w:rsidP="00935201">
      <w:pPr>
        <w:pStyle w:val="Heading3"/>
      </w:pPr>
      <w:r>
        <w:t xml:space="preserve">As a user, I should be redirected to </w:t>
      </w:r>
      <w:r w:rsidR="002D4F5B">
        <w:t xml:space="preserve">the </w:t>
      </w:r>
      <w:r>
        <w:t xml:space="preserve">event details screen if </w:t>
      </w:r>
      <w:r w:rsidR="002D4F5B">
        <w:t xml:space="preserve">invitations are sent successfully </w:t>
      </w:r>
      <w:r>
        <w:t>and</w:t>
      </w:r>
      <w:r w:rsidR="002D4F5B">
        <w:t xml:space="preserve"> </w:t>
      </w:r>
      <w:r>
        <w:t>should also be able to see newly created event</w:t>
      </w:r>
      <w:r w:rsidR="002D4F5B">
        <w:t>s</w:t>
      </w:r>
      <w:r>
        <w:t xml:space="preserve"> in </w:t>
      </w:r>
      <w:r w:rsidR="002D4F5B">
        <w:t xml:space="preserve">the </w:t>
      </w:r>
      <w:r>
        <w:t>calendar on main screen.</w:t>
      </w:r>
      <w:r w:rsidR="00912A0A">
        <w:t xml:space="preserve"> (15 points) (Individual)</w:t>
      </w:r>
    </w:p>
    <w:p w14:paraId="661CDFEB" w14:textId="386E585B" w:rsidR="00FC77B1" w:rsidRDefault="5F798DCF" w:rsidP="00935201">
      <w:pPr>
        <w:pStyle w:val="Heading3"/>
      </w:pPr>
      <w:r>
        <w:t xml:space="preserve">As a user, I should remain on create event/send invitation screen if </w:t>
      </w:r>
      <w:r w:rsidR="003B63F1">
        <w:t xml:space="preserve">creating an event results in a failure </w:t>
      </w:r>
      <w:r>
        <w:t>(not likely but as a failsafe for weird errors).</w:t>
      </w:r>
      <w:r w:rsidR="00912A0A">
        <w:t xml:space="preserve"> (15 points) (Individual)</w:t>
      </w:r>
    </w:p>
    <w:p w14:paraId="7CC72777" w14:textId="1BA67E65" w:rsidR="00FC77B1" w:rsidRDefault="5F798DCF" w:rsidP="00935201">
      <w:pPr>
        <w:pStyle w:val="Heading2"/>
      </w:pPr>
      <w:bookmarkStart w:id="51" w:name="_Toc343517"/>
      <w:r>
        <w:t xml:space="preserve">The back button </w:t>
      </w:r>
      <w:r w:rsidR="00D83B28">
        <w:t>(20 points</w:t>
      </w:r>
      <w:r w:rsidR="00B556D7">
        <w:t xml:space="preserve"> - Individual</w:t>
      </w:r>
      <w:r w:rsidR="00D83B28">
        <w:t>)</w:t>
      </w:r>
      <w:bookmarkEnd w:id="51"/>
    </w:p>
    <w:p w14:paraId="7F41EC0C" w14:textId="02D283B0" w:rsidR="00FC77B1" w:rsidRPr="005E0073" w:rsidRDefault="5F798DCF" w:rsidP="00935201">
      <w:pPr>
        <w:pStyle w:val="Heading3"/>
      </w:pPr>
      <w:r>
        <w:t>As a user, I should be able to click on back button to get back to create event screen and be able to edit the info previously entered.</w:t>
      </w:r>
      <w:r w:rsidR="00D83B28">
        <w:t xml:space="preserve"> (20 points)</w:t>
      </w:r>
      <w:r w:rsidR="00912A0A">
        <w:t xml:space="preserve"> (Individual)</w:t>
      </w:r>
    </w:p>
    <w:p w14:paraId="1F099740" w14:textId="5D2E2163" w:rsidR="005E0073" w:rsidRDefault="5F798DCF" w:rsidP="005E0073">
      <w:pPr>
        <w:pStyle w:val="Heading1"/>
      </w:pPr>
      <w:bookmarkStart w:id="52" w:name="_Toc343518"/>
      <w:r>
        <w:lastRenderedPageBreak/>
        <w:t>Your Event Details Screen (110</w:t>
      </w:r>
      <w:r w:rsidR="004443AB">
        <w:t xml:space="preserve"> Points - Group</w:t>
      </w:r>
      <w:r>
        <w:t>)</w:t>
      </w:r>
      <w:bookmarkEnd w:id="52"/>
      <w:r>
        <w:t xml:space="preserve"> </w:t>
      </w:r>
    </w:p>
    <w:p w14:paraId="4DFC34B6" w14:textId="77777777" w:rsidR="00D44A58" w:rsidRDefault="00D44A58" w:rsidP="00D44A58">
      <w:pPr>
        <w:rPr>
          <w:ins w:id="53" w:author="Graham, Daniel George (dgg6b)" w:date="2019-02-02T13:40:00Z"/>
        </w:rPr>
      </w:pPr>
      <w:r>
        <w:rPr>
          <w:noProof/>
        </w:rPr>
        <w:drawing>
          <wp:anchor distT="0" distB="0" distL="114300" distR="114300" simplePos="0" relativeHeight="251672576" behindDoc="0" locked="0" layoutInCell="1" allowOverlap="1" wp14:anchorId="324D7743" wp14:editId="60E502C8">
            <wp:simplePos x="0" y="0"/>
            <wp:positionH relativeFrom="column">
              <wp:posOffset>1262130</wp:posOffset>
            </wp:positionH>
            <wp:positionV relativeFrom="paragraph">
              <wp:posOffset>153670</wp:posOffset>
            </wp:positionV>
            <wp:extent cx="2719705" cy="4838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our Event Detai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705" cy="4838700"/>
                    </a:xfrm>
                    <a:prstGeom prst="rect">
                      <a:avLst/>
                    </a:prstGeom>
                  </pic:spPr>
                </pic:pic>
              </a:graphicData>
            </a:graphic>
            <wp14:sizeRelH relativeFrom="page">
              <wp14:pctWidth>0</wp14:pctWidth>
            </wp14:sizeRelH>
            <wp14:sizeRelV relativeFrom="page">
              <wp14:pctHeight>0</wp14:pctHeight>
            </wp14:sizeRelV>
          </wp:anchor>
        </w:drawing>
      </w:r>
    </w:p>
    <w:p w14:paraId="5F7F0860" w14:textId="77777777" w:rsidR="00D44A58" w:rsidRDefault="00D44A58" w:rsidP="00D44A58">
      <w:pPr>
        <w:rPr>
          <w:ins w:id="54" w:author="Graham, Daniel George (dgg6b)" w:date="2019-02-02T13:40:00Z"/>
        </w:rPr>
      </w:pPr>
    </w:p>
    <w:p w14:paraId="2771380C" w14:textId="77777777" w:rsidR="00D44A58" w:rsidRPr="00D44A58" w:rsidRDefault="00D44A58" w:rsidP="00D44A58"/>
    <w:p w14:paraId="3D7FF0C9" w14:textId="01BF545E" w:rsidR="005E0073" w:rsidRDefault="006658CD" w:rsidP="005E0073">
      <w:pPr>
        <w:pStyle w:val="Heading2"/>
      </w:pPr>
      <w:r>
        <w:t xml:space="preserve"> </w:t>
      </w:r>
      <w:bookmarkStart w:id="55" w:name="_Toc343519"/>
      <w:r>
        <w:t>Display newly created event</w:t>
      </w:r>
      <w:r w:rsidR="00C034BE">
        <w:t xml:space="preserve"> (30 points)</w:t>
      </w:r>
      <w:bookmarkEnd w:id="55"/>
    </w:p>
    <w:p w14:paraId="70453359" w14:textId="199203F8" w:rsidR="009634AB" w:rsidRDefault="009634AB" w:rsidP="0039033A">
      <w:pPr>
        <w:pStyle w:val="Heading3"/>
      </w:pPr>
      <w:r>
        <w:t>As a user, I s</w:t>
      </w:r>
      <w:bookmarkStart w:id="56" w:name="_GoBack"/>
      <w:bookmarkEnd w:id="56"/>
      <w:r>
        <w:t>hould be able to see my event info in event detail screen.</w:t>
      </w:r>
      <w:r w:rsidR="008D00C6">
        <w:t xml:space="preserve"> (15 points)</w:t>
      </w:r>
    </w:p>
    <w:p w14:paraId="29CFBF7D" w14:textId="17E1300B" w:rsidR="00977B63" w:rsidRDefault="009634AB" w:rsidP="0039033A">
      <w:pPr>
        <w:pStyle w:val="Heading3"/>
      </w:pPr>
      <w:r>
        <w:t xml:space="preserve">As a user, I should be able to see a list of invitations sent and its respective </w:t>
      </w:r>
      <w:r w:rsidR="00977B63">
        <w:t>status</w:t>
      </w:r>
      <w:r w:rsidR="002E09C2">
        <w:t xml:space="preserve"> </w:t>
      </w:r>
      <w:r w:rsidR="00977B63">
        <w:t>(accepted/pending/rejected)</w:t>
      </w:r>
      <w:r w:rsidR="008D00C6">
        <w:t>. (15 points)</w:t>
      </w:r>
    </w:p>
    <w:p w14:paraId="5A888406" w14:textId="7359513A" w:rsidR="0039033A" w:rsidRDefault="00977B63" w:rsidP="00D54C10">
      <w:pPr>
        <w:pStyle w:val="Heading2"/>
      </w:pPr>
      <w:bookmarkStart w:id="57" w:name="_Toc343520"/>
      <w:r>
        <w:lastRenderedPageBreak/>
        <w:t>The edit</w:t>
      </w:r>
      <w:r w:rsidR="00D54C10">
        <w:t xml:space="preserve"> </w:t>
      </w:r>
      <w:r>
        <w:t>button works</w:t>
      </w:r>
      <w:r w:rsidR="00105299">
        <w:t xml:space="preserve"> (20 points)</w:t>
      </w:r>
      <w:bookmarkEnd w:id="57"/>
    </w:p>
    <w:p w14:paraId="423DC9C0" w14:textId="507A67E4" w:rsidR="00977B63" w:rsidRDefault="00977B63" w:rsidP="0039033A">
      <w:pPr>
        <w:pStyle w:val="Heading3"/>
      </w:pPr>
      <w:r>
        <w:t xml:space="preserve">As a user, I should be able to edit event info by clicking on </w:t>
      </w:r>
      <w:r w:rsidR="00F05741">
        <w:t xml:space="preserve">the </w:t>
      </w:r>
      <w:r>
        <w:t>edit button. The button should lead me to create event screen.</w:t>
      </w:r>
      <w:r w:rsidR="00BC2421">
        <w:t xml:space="preserve"> (20 points)</w:t>
      </w:r>
    </w:p>
    <w:p w14:paraId="57718FFC" w14:textId="42991B17" w:rsidR="0039033A" w:rsidRDefault="0039033A" w:rsidP="0039033A">
      <w:pPr>
        <w:pStyle w:val="Heading2"/>
      </w:pPr>
      <w:bookmarkStart w:id="58" w:name="_Toc343521"/>
      <w:r>
        <w:t xml:space="preserve">The cancel button works: </w:t>
      </w:r>
      <w:r w:rsidR="00105299">
        <w:t>(20 points)</w:t>
      </w:r>
      <w:bookmarkEnd w:id="58"/>
    </w:p>
    <w:p w14:paraId="3AAD8A18" w14:textId="30D145ED" w:rsidR="00977B63" w:rsidRDefault="00977B63" w:rsidP="0039033A">
      <w:pPr>
        <w:pStyle w:val="Heading3"/>
      </w:pPr>
      <w:r>
        <w:t xml:space="preserve">As a user, I should be able to cancel event by clicking on </w:t>
      </w:r>
      <w:r w:rsidR="00F05741">
        <w:t xml:space="preserve">the </w:t>
      </w:r>
      <w:r>
        <w:t>cancel button. Clicking on button should completely delete this event both locally and in the database.</w:t>
      </w:r>
      <w:r w:rsidR="001F4B13">
        <w:t xml:space="preserve"> (20 points)</w:t>
      </w:r>
    </w:p>
    <w:p w14:paraId="2E978280" w14:textId="1EDF6C44" w:rsidR="00977B63" w:rsidRDefault="00977B63" w:rsidP="0039033A">
      <w:pPr>
        <w:pStyle w:val="Heading2"/>
      </w:pPr>
      <w:r>
        <w:t xml:space="preserve"> </w:t>
      </w:r>
      <w:bookmarkStart w:id="59" w:name="_Toc343522"/>
      <w:r>
        <w:t>Pop</w:t>
      </w:r>
      <w:r w:rsidR="00F05741">
        <w:t>-</w:t>
      </w:r>
      <w:r>
        <w:t>up confirmation</w:t>
      </w:r>
      <w:r w:rsidR="00105299">
        <w:t xml:space="preserve"> (30 points)</w:t>
      </w:r>
      <w:bookmarkEnd w:id="59"/>
    </w:p>
    <w:p w14:paraId="057642CB" w14:textId="3450FF0D" w:rsidR="00865D8F" w:rsidRDefault="00977B63" w:rsidP="0039033A">
      <w:pPr>
        <w:pStyle w:val="Heading3"/>
      </w:pPr>
      <w:r>
        <w:t xml:space="preserve">As a user, when I click on cancel, I should see a warning message </w:t>
      </w:r>
      <w:r w:rsidR="00094810">
        <w:t>that</w:t>
      </w:r>
      <w:r>
        <w:t xml:space="preserve"> asks me to confirm/discard. Confirm deletes the event while discard leads back to event detail screen.</w:t>
      </w:r>
      <w:r w:rsidR="002A680D">
        <w:t xml:space="preserve"> (30 points)</w:t>
      </w:r>
    </w:p>
    <w:p w14:paraId="24ED1481" w14:textId="75CED1EA" w:rsidR="00865D8F" w:rsidRDefault="00DF285E" w:rsidP="0039033A">
      <w:pPr>
        <w:pStyle w:val="Heading2"/>
      </w:pPr>
      <w:bookmarkStart w:id="60" w:name="_Toc343523"/>
      <w:r>
        <w:t>The back button works</w:t>
      </w:r>
      <w:r w:rsidR="00094810">
        <w:t xml:space="preserve"> (10 points)</w:t>
      </w:r>
      <w:bookmarkEnd w:id="60"/>
    </w:p>
    <w:p w14:paraId="36385987" w14:textId="33DFA749" w:rsidR="00D44A58" w:rsidRDefault="00DF285E" w:rsidP="007D0A33">
      <w:pPr>
        <w:pStyle w:val="Heading3"/>
      </w:pPr>
      <w:r>
        <w:t xml:space="preserve">As a user, I should be able to go back to </w:t>
      </w:r>
      <w:r w:rsidR="00094810">
        <w:t xml:space="preserve">the </w:t>
      </w:r>
      <w:r>
        <w:t>main screen by clicking on back button.</w:t>
      </w:r>
      <w:r w:rsidR="00094810">
        <w:t xml:space="preserve"> (10 points)</w:t>
      </w:r>
    </w:p>
    <w:p w14:paraId="2ACF6084" w14:textId="77777777" w:rsidR="004B4BA3" w:rsidRDefault="004B4BA3">
      <w:pPr>
        <w:pStyle w:val="TOCEntry"/>
      </w:pPr>
      <w:bookmarkStart w:id="61" w:name="_Toc343524"/>
      <w:r w:rsidRPr="004C6BC8">
        <w:t xml:space="preserve">Appendix A: </w:t>
      </w:r>
      <w:bookmarkEnd w:id="43"/>
      <w:r w:rsidR="00BC22B4">
        <w:t>Points Maps</w:t>
      </w:r>
      <w:bookmarkEnd w:id="61"/>
    </w:p>
    <w:p w14:paraId="70B684F0" w14:textId="27131D9C" w:rsidR="00BC22B4" w:rsidRDefault="00FF0A94">
      <w:pPr>
        <w:pStyle w:val="TOCEntry"/>
      </w:pPr>
      <w:bookmarkStart w:id="62" w:name="_Toc343525"/>
      <w:r>
        <w:t>Group</w:t>
      </w:r>
      <w:r w:rsidR="00BC22B4">
        <w:t xml:space="preserve"> Points to Grade Map</w:t>
      </w:r>
      <w:bookmarkEnd w:id="62"/>
    </w:p>
    <w:tbl>
      <w:tblPr>
        <w:tblStyle w:val="TableGrid"/>
        <w:tblW w:w="0" w:type="auto"/>
        <w:tblLook w:val="04A0" w:firstRow="1" w:lastRow="0" w:firstColumn="1" w:lastColumn="0" w:noHBand="0" w:noVBand="1"/>
      </w:tblPr>
      <w:tblGrid>
        <w:gridCol w:w="3212"/>
        <w:gridCol w:w="3213"/>
      </w:tblGrid>
      <w:tr w:rsidR="00BC22B4" w14:paraId="27FA8515" w14:textId="77777777" w:rsidTr="00BC22B4">
        <w:tc>
          <w:tcPr>
            <w:tcW w:w="3212" w:type="dxa"/>
          </w:tcPr>
          <w:p w14:paraId="2516D4FD" w14:textId="77777777" w:rsidR="00BC22B4" w:rsidRPr="00BC22B4" w:rsidRDefault="005E0073" w:rsidP="005E0073">
            <w:r>
              <w:t>Points</w:t>
            </w:r>
          </w:p>
        </w:tc>
        <w:tc>
          <w:tcPr>
            <w:tcW w:w="3213" w:type="dxa"/>
          </w:tcPr>
          <w:p w14:paraId="77F5B3AA" w14:textId="77777777" w:rsidR="00BC22B4" w:rsidRPr="00BC22B4" w:rsidRDefault="00BC22B4" w:rsidP="005E0073">
            <w:r>
              <w:t>Percentage</w:t>
            </w:r>
          </w:p>
        </w:tc>
      </w:tr>
      <w:tr w:rsidR="00BC22B4" w14:paraId="3785FF57" w14:textId="77777777" w:rsidTr="00BC22B4">
        <w:tc>
          <w:tcPr>
            <w:tcW w:w="3212" w:type="dxa"/>
          </w:tcPr>
          <w:p w14:paraId="50D04813" w14:textId="77777777" w:rsidR="00BC22B4" w:rsidRPr="00BC22B4" w:rsidRDefault="00BC22B4" w:rsidP="005E0073">
            <w:r>
              <w:t>1</w:t>
            </w:r>
            <w:r w:rsidR="005E0073">
              <w:t>75</w:t>
            </w:r>
          </w:p>
        </w:tc>
        <w:tc>
          <w:tcPr>
            <w:tcW w:w="3213" w:type="dxa"/>
          </w:tcPr>
          <w:p w14:paraId="6169EBC0" w14:textId="77777777" w:rsidR="00BC22B4" w:rsidRPr="00BC22B4" w:rsidRDefault="00BC22B4" w:rsidP="005E0073">
            <w:r>
              <w:t>100%</w:t>
            </w:r>
          </w:p>
        </w:tc>
      </w:tr>
      <w:tr w:rsidR="00BC22B4" w14:paraId="26214E94" w14:textId="77777777" w:rsidTr="00BC22B4">
        <w:tc>
          <w:tcPr>
            <w:tcW w:w="3212" w:type="dxa"/>
          </w:tcPr>
          <w:p w14:paraId="2AA1773C" w14:textId="77777777" w:rsidR="00BC22B4" w:rsidRPr="00BC22B4" w:rsidRDefault="00BC22B4" w:rsidP="005E0073">
            <w:r>
              <w:t>1</w:t>
            </w:r>
            <w:r w:rsidR="005E0073">
              <w:t>50</w:t>
            </w:r>
          </w:p>
        </w:tc>
        <w:tc>
          <w:tcPr>
            <w:tcW w:w="3213" w:type="dxa"/>
          </w:tcPr>
          <w:p w14:paraId="0F680F58" w14:textId="77777777" w:rsidR="00BC22B4" w:rsidRPr="00BC22B4" w:rsidRDefault="00BC22B4" w:rsidP="005E0073">
            <w:r>
              <w:t>90%</w:t>
            </w:r>
          </w:p>
        </w:tc>
      </w:tr>
      <w:tr w:rsidR="00BC22B4" w14:paraId="5E061689" w14:textId="77777777" w:rsidTr="00BC22B4">
        <w:tc>
          <w:tcPr>
            <w:tcW w:w="3212" w:type="dxa"/>
          </w:tcPr>
          <w:p w14:paraId="66D052AA" w14:textId="77777777" w:rsidR="00BC22B4" w:rsidRPr="00BC22B4" w:rsidRDefault="005E0073" w:rsidP="005E0073">
            <w:r>
              <w:t>125</w:t>
            </w:r>
          </w:p>
        </w:tc>
        <w:tc>
          <w:tcPr>
            <w:tcW w:w="3213" w:type="dxa"/>
          </w:tcPr>
          <w:p w14:paraId="610027DC" w14:textId="77777777" w:rsidR="00BC22B4" w:rsidRPr="00BC22B4" w:rsidRDefault="00BC22B4" w:rsidP="005E0073">
            <w:r>
              <w:t>80%</w:t>
            </w:r>
          </w:p>
        </w:tc>
      </w:tr>
      <w:tr w:rsidR="00BC22B4" w14:paraId="41084929" w14:textId="77777777" w:rsidTr="00BC22B4">
        <w:tc>
          <w:tcPr>
            <w:tcW w:w="3212" w:type="dxa"/>
          </w:tcPr>
          <w:p w14:paraId="2A9B6A06" w14:textId="77777777" w:rsidR="00BC22B4" w:rsidRPr="00BC22B4" w:rsidRDefault="005E0073" w:rsidP="005E0073">
            <w:r>
              <w:t>100</w:t>
            </w:r>
          </w:p>
        </w:tc>
        <w:tc>
          <w:tcPr>
            <w:tcW w:w="3213" w:type="dxa"/>
          </w:tcPr>
          <w:p w14:paraId="273F435F" w14:textId="77777777" w:rsidR="00BC22B4" w:rsidRPr="00BC22B4" w:rsidRDefault="00BC22B4" w:rsidP="005E0073">
            <w:r>
              <w:t>70%</w:t>
            </w:r>
          </w:p>
        </w:tc>
      </w:tr>
      <w:tr w:rsidR="00BC22B4" w14:paraId="50F85C92" w14:textId="77777777" w:rsidTr="00BC22B4">
        <w:tc>
          <w:tcPr>
            <w:tcW w:w="3212" w:type="dxa"/>
          </w:tcPr>
          <w:p w14:paraId="75EB85D4" w14:textId="77777777" w:rsidR="00BC22B4" w:rsidRPr="00BC22B4" w:rsidRDefault="005E0073" w:rsidP="005E0073">
            <w:r>
              <w:t>75</w:t>
            </w:r>
          </w:p>
        </w:tc>
        <w:tc>
          <w:tcPr>
            <w:tcW w:w="3213" w:type="dxa"/>
          </w:tcPr>
          <w:p w14:paraId="677A1158" w14:textId="77777777" w:rsidR="00BC22B4" w:rsidRPr="00BC22B4" w:rsidRDefault="00BC22B4" w:rsidP="005E0073">
            <w:r>
              <w:t>60%</w:t>
            </w:r>
          </w:p>
        </w:tc>
      </w:tr>
      <w:tr w:rsidR="00BC22B4" w14:paraId="34B2EBD7" w14:textId="77777777" w:rsidTr="00BC22B4">
        <w:tc>
          <w:tcPr>
            <w:tcW w:w="3212" w:type="dxa"/>
          </w:tcPr>
          <w:p w14:paraId="630433B0" w14:textId="77777777" w:rsidR="00BC22B4" w:rsidRPr="00BC22B4" w:rsidRDefault="005E0073" w:rsidP="005E0073">
            <w:r>
              <w:t>50</w:t>
            </w:r>
          </w:p>
        </w:tc>
        <w:tc>
          <w:tcPr>
            <w:tcW w:w="3213" w:type="dxa"/>
          </w:tcPr>
          <w:p w14:paraId="333FE14C" w14:textId="77777777" w:rsidR="00BC22B4" w:rsidRPr="00BC22B4" w:rsidRDefault="00BC22B4" w:rsidP="005E0073">
            <w:r>
              <w:t>50%</w:t>
            </w:r>
          </w:p>
        </w:tc>
      </w:tr>
    </w:tbl>
    <w:p w14:paraId="4F0E58AB" w14:textId="77777777" w:rsidR="00BC22B4" w:rsidRDefault="00BC22B4">
      <w:pPr>
        <w:pStyle w:val="TOCEntry"/>
      </w:pPr>
    </w:p>
    <w:p w14:paraId="746C6F7C" w14:textId="78D971F7" w:rsidR="00BC22B4" w:rsidRDefault="00FF0A94" w:rsidP="00BC22B4">
      <w:pPr>
        <w:pStyle w:val="TOCEntry"/>
      </w:pPr>
      <w:bookmarkStart w:id="63" w:name="_Toc343526"/>
      <w:r>
        <w:t>Individual</w:t>
      </w:r>
      <w:r w:rsidR="00BC22B4">
        <w:t xml:space="preserve"> Points to Grade Map</w:t>
      </w:r>
      <w:bookmarkEnd w:id="63"/>
    </w:p>
    <w:tbl>
      <w:tblPr>
        <w:tblStyle w:val="TableGrid"/>
        <w:tblW w:w="0" w:type="auto"/>
        <w:tblLook w:val="04A0" w:firstRow="1" w:lastRow="0" w:firstColumn="1" w:lastColumn="0" w:noHBand="0" w:noVBand="1"/>
      </w:tblPr>
      <w:tblGrid>
        <w:gridCol w:w="3212"/>
        <w:gridCol w:w="3213"/>
      </w:tblGrid>
      <w:tr w:rsidR="00BC22B4" w14:paraId="5E422EA8" w14:textId="77777777" w:rsidTr="005E0073">
        <w:tc>
          <w:tcPr>
            <w:tcW w:w="3212" w:type="dxa"/>
          </w:tcPr>
          <w:p w14:paraId="7EFDE04E" w14:textId="77777777" w:rsidR="00BC22B4" w:rsidRPr="00BC22B4" w:rsidRDefault="005E0073" w:rsidP="005E0073">
            <w:r>
              <w:t>Points</w:t>
            </w:r>
          </w:p>
        </w:tc>
        <w:tc>
          <w:tcPr>
            <w:tcW w:w="3213" w:type="dxa"/>
          </w:tcPr>
          <w:p w14:paraId="6C92FEB4" w14:textId="77777777" w:rsidR="00BC22B4" w:rsidRPr="00BC22B4" w:rsidRDefault="00BC22B4" w:rsidP="005E0073">
            <w:r>
              <w:t>Percentage</w:t>
            </w:r>
          </w:p>
        </w:tc>
      </w:tr>
      <w:tr w:rsidR="00BC22B4" w14:paraId="7E56D5A2" w14:textId="77777777" w:rsidTr="005E0073">
        <w:tc>
          <w:tcPr>
            <w:tcW w:w="3212" w:type="dxa"/>
          </w:tcPr>
          <w:p w14:paraId="2C04D932" w14:textId="1C0583D7" w:rsidR="00BC22B4" w:rsidRPr="00BC22B4" w:rsidRDefault="00B446BF" w:rsidP="005E0073">
            <w:r>
              <w:t>200</w:t>
            </w:r>
          </w:p>
        </w:tc>
        <w:tc>
          <w:tcPr>
            <w:tcW w:w="3213" w:type="dxa"/>
          </w:tcPr>
          <w:p w14:paraId="510D17CC" w14:textId="77777777" w:rsidR="00BC22B4" w:rsidRPr="00BC22B4" w:rsidRDefault="00BC22B4" w:rsidP="005E0073">
            <w:r>
              <w:t>100%</w:t>
            </w:r>
          </w:p>
        </w:tc>
      </w:tr>
      <w:tr w:rsidR="00BC22B4" w14:paraId="7E091DD4" w14:textId="77777777" w:rsidTr="005E0073">
        <w:tc>
          <w:tcPr>
            <w:tcW w:w="3212" w:type="dxa"/>
          </w:tcPr>
          <w:p w14:paraId="644E9099" w14:textId="6FE098B5" w:rsidR="00BC22B4" w:rsidRPr="00BC22B4" w:rsidRDefault="00B446BF" w:rsidP="005E0073">
            <w:r>
              <w:t>175</w:t>
            </w:r>
          </w:p>
        </w:tc>
        <w:tc>
          <w:tcPr>
            <w:tcW w:w="3213" w:type="dxa"/>
          </w:tcPr>
          <w:p w14:paraId="350E3B63" w14:textId="77777777" w:rsidR="00BC22B4" w:rsidRPr="00BC22B4" w:rsidRDefault="00BC22B4" w:rsidP="005E0073">
            <w:r>
              <w:t>90%</w:t>
            </w:r>
          </w:p>
        </w:tc>
      </w:tr>
      <w:tr w:rsidR="00BC22B4" w14:paraId="4D5892DC" w14:textId="77777777" w:rsidTr="005E0073">
        <w:tc>
          <w:tcPr>
            <w:tcW w:w="3212" w:type="dxa"/>
          </w:tcPr>
          <w:p w14:paraId="3ECA3830" w14:textId="4B6177A3" w:rsidR="00BC22B4" w:rsidRPr="00BC22B4" w:rsidRDefault="00B446BF" w:rsidP="005E0073">
            <w:r>
              <w:lastRenderedPageBreak/>
              <w:t>150</w:t>
            </w:r>
          </w:p>
        </w:tc>
        <w:tc>
          <w:tcPr>
            <w:tcW w:w="3213" w:type="dxa"/>
          </w:tcPr>
          <w:p w14:paraId="6EDA721C" w14:textId="77777777" w:rsidR="00BC22B4" w:rsidRPr="00BC22B4" w:rsidRDefault="00BC22B4" w:rsidP="005E0073">
            <w:r>
              <w:t>80%</w:t>
            </w:r>
          </w:p>
        </w:tc>
      </w:tr>
      <w:tr w:rsidR="00BC22B4" w14:paraId="53577FB9" w14:textId="77777777" w:rsidTr="005E0073">
        <w:tc>
          <w:tcPr>
            <w:tcW w:w="3212" w:type="dxa"/>
          </w:tcPr>
          <w:p w14:paraId="5A06D0F8" w14:textId="204CBD10" w:rsidR="00BC22B4" w:rsidRPr="00BC22B4" w:rsidRDefault="00B446BF" w:rsidP="005E0073">
            <w:r>
              <w:t>125</w:t>
            </w:r>
          </w:p>
        </w:tc>
        <w:tc>
          <w:tcPr>
            <w:tcW w:w="3213" w:type="dxa"/>
          </w:tcPr>
          <w:p w14:paraId="528BAC22" w14:textId="77777777" w:rsidR="00BC22B4" w:rsidRPr="00BC22B4" w:rsidRDefault="00BC22B4" w:rsidP="005E0073">
            <w:r>
              <w:t>70%</w:t>
            </w:r>
          </w:p>
        </w:tc>
      </w:tr>
      <w:tr w:rsidR="00BC22B4" w14:paraId="671CFA01" w14:textId="77777777" w:rsidTr="005E0073">
        <w:tc>
          <w:tcPr>
            <w:tcW w:w="3212" w:type="dxa"/>
          </w:tcPr>
          <w:p w14:paraId="5ECBC135" w14:textId="35EDAD38" w:rsidR="00BC22B4" w:rsidRPr="00BC22B4" w:rsidRDefault="00104000" w:rsidP="005E0073">
            <w:r>
              <w:t>1</w:t>
            </w:r>
            <w:r w:rsidR="00B446BF">
              <w:t>0</w:t>
            </w:r>
            <w:r>
              <w:t>0</w:t>
            </w:r>
          </w:p>
        </w:tc>
        <w:tc>
          <w:tcPr>
            <w:tcW w:w="3213" w:type="dxa"/>
          </w:tcPr>
          <w:p w14:paraId="49C008C3" w14:textId="77777777" w:rsidR="00BC22B4" w:rsidRPr="00BC22B4" w:rsidRDefault="00BC22B4" w:rsidP="005E0073">
            <w:r>
              <w:t>60%</w:t>
            </w:r>
          </w:p>
        </w:tc>
      </w:tr>
      <w:tr w:rsidR="00BC22B4" w14:paraId="25513F2D" w14:textId="77777777" w:rsidTr="005E0073">
        <w:tc>
          <w:tcPr>
            <w:tcW w:w="3212" w:type="dxa"/>
          </w:tcPr>
          <w:p w14:paraId="5DAFD80C" w14:textId="479244B8" w:rsidR="00BC22B4" w:rsidRPr="00BC22B4" w:rsidRDefault="00B446BF" w:rsidP="005E0073">
            <w:r>
              <w:t>75</w:t>
            </w:r>
          </w:p>
        </w:tc>
        <w:tc>
          <w:tcPr>
            <w:tcW w:w="3213" w:type="dxa"/>
          </w:tcPr>
          <w:p w14:paraId="3E001C7A" w14:textId="77777777" w:rsidR="00BC22B4" w:rsidRPr="00BC22B4" w:rsidRDefault="00BC22B4" w:rsidP="005E0073">
            <w:r>
              <w:t>50%</w:t>
            </w:r>
          </w:p>
        </w:tc>
      </w:tr>
    </w:tbl>
    <w:p w14:paraId="38F1666F" w14:textId="77777777" w:rsidR="004B4BA3" w:rsidRPr="004C6BC8" w:rsidRDefault="004B4BA3">
      <w:pPr>
        <w:pStyle w:val="template"/>
        <w:rPr>
          <w:i w:val="0"/>
        </w:rPr>
      </w:pPr>
    </w:p>
    <w:sectPr w:rsidR="004B4BA3" w:rsidRPr="004C6BC8">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FF6D1" w14:textId="77777777" w:rsidR="00F842C6" w:rsidRDefault="00F842C6">
      <w:r>
        <w:separator/>
      </w:r>
    </w:p>
  </w:endnote>
  <w:endnote w:type="continuationSeparator" w:id="0">
    <w:p w14:paraId="61132A95" w14:textId="77777777" w:rsidR="00F842C6" w:rsidRDefault="00F84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5B987" w14:textId="77777777" w:rsidR="002B1D22" w:rsidRDefault="002B1D22">
    <w:pPr>
      <w:pStyle w:val="Footer"/>
      <w:jc w:val="center"/>
    </w:pPr>
    <w:r>
      <w:t>Copyright © 2019 by Daniel Graham.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5DF99" w14:textId="77777777" w:rsidR="002B1D22" w:rsidRDefault="002B1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8A035" w14:textId="77777777" w:rsidR="00F842C6" w:rsidRDefault="00F842C6">
      <w:r>
        <w:separator/>
      </w:r>
    </w:p>
  </w:footnote>
  <w:footnote w:type="continuationSeparator" w:id="0">
    <w:p w14:paraId="0478F3FC" w14:textId="77777777" w:rsidR="00F842C6" w:rsidRDefault="00F84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B9FC5" w14:textId="77777777" w:rsidR="002B1D22" w:rsidRDefault="002B1D22">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1B5CA" w14:textId="77777777" w:rsidR="002B1D22" w:rsidRDefault="002B1D22">
    <w:pPr>
      <w:pStyle w:val="Header"/>
      <w:tabs>
        <w:tab w:val="clear" w:pos="9360"/>
        <w:tab w:val="right" w:pos="9630"/>
      </w:tabs>
    </w:pPr>
    <w:r>
      <w:t>Software</w:t>
    </w:r>
    <w:r>
      <w:rPr>
        <w:sz w:val="24"/>
      </w:rPr>
      <w:t xml:space="preserve"> </w:t>
    </w:r>
    <w:r>
      <w:t>Requirements Specification for Mobile Application Development</w:t>
    </w:r>
    <w:r>
      <w:tab/>
    </w:r>
    <w:r>
      <w:tab/>
      <w:t xml:space="preserve">Page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8266B5"/>
    <w:multiLevelType w:val="hybridMultilevel"/>
    <w:tmpl w:val="85D2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A19BF"/>
    <w:multiLevelType w:val="hybridMultilevel"/>
    <w:tmpl w:val="8BA48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Daniel George (dgg6b)">
    <w15:presenceInfo w15:providerId="AD" w15:userId="S::dgg6b@virginia.edu::57df3553-00a4-4c44-a7ca-ff5d10f387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40E7E"/>
    <w:rsid w:val="0004272D"/>
    <w:rsid w:val="00052297"/>
    <w:rsid w:val="00072B70"/>
    <w:rsid w:val="00083B27"/>
    <w:rsid w:val="00094810"/>
    <w:rsid w:val="000A19AB"/>
    <w:rsid w:val="000A424B"/>
    <w:rsid w:val="000B2875"/>
    <w:rsid w:val="000C4652"/>
    <w:rsid w:val="000C5439"/>
    <w:rsid w:val="00104000"/>
    <w:rsid w:val="00105299"/>
    <w:rsid w:val="00110D43"/>
    <w:rsid w:val="0011267A"/>
    <w:rsid w:val="00124AF9"/>
    <w:rsid w:val="00125496"/>
    <w:rsid w:val="001376B0"/>
    <w:rsid w:val="00140247"/>
    <w:rsid w:val="0014383A"/>
    <w:rsid w:val="00184FF9"/>
    <w:rsid w:val="001A2C1A"/>
    <w:rsid w:val="001C6509"/>
    <w:rsid w:val="001F4B13"/>
    <w:rsid w:val="00203B2A"/>
    <w:rsid w:val="00243F27"/>
    <w:rsid w:val="00253936"/>
    <w:rsid w:val="00282416"/>
    <w:rsid w:val="002A30B3"/>
    <w:rsid w:val="002A680D"/>
    <w:rsid w:val="002B1D22"/>
    <w:rsid w:val="002B41C6"/>
    <w:rsid w:val="002D4F5B"/>
    <w:rsid w:val="002E09C2"/>
    <w:rsid w:val="00300FDE"/>
    <w:rsid w:val="00303453"/>
    <w:rsid w:val="00320957"/>
    <w:rsid w:val="00350D4D"/>
    <w:rsid w:val="00386167"/>
    <w:rsid w:val="0039033A"/>
    <w:rsid w:val="003B3D1A"/>
    <w:rsid w:val="003B63F1"/>
    <w:rsid w:val="003C52F7"/>
    <w:rsid w:val="003E3604"/>
    <w:rsid w:val="00411290"/>
    <w:rsid w:val="0042402D"/>
    <w:rsid w:val="004443AB"/>
    <w:rsid w:val="004508D0"/>
    <w:rsid w:val="00463A39"/>
    <w:rsid w:val="00466C03"/>
    <w:rsid w:val="00484F47"/>
    <w:rsid w:val="004A5032"/>
    <w:rsid w:val="004B03CE"/>
    <w:rsid w:val="004B4BA3"/>
    <w:rsid w:val="004B767F"/>
    <w:rsid w:val="004C6BC8"/>
    <w:rsid w:val="004D2363"/>
    <w:rsid w:val="004F13F4"/>
    <w:rsid w:val="005010E6"/>
    <w:rsid w:val="00556875"/>
    <w:rsid w:val="005571AD"/>
    <w:rsid w:val="00561A7E"/>
    <w:rsid w:val="00565A25"/>
    <w:rsid w:val="005705C4"/>
    <w:rsid w:val="0058394C"/>
    <w:rsid w:val="00584753"/>
    <w:rsid w:val="005854DB"/>
    <w:rsid w:val="005A6BC9"/>
    <w:rsid w:val="005A7D29"/>
    <w:rsid w:val="005C64DF"/>
    <w:rsid w:val="005D0A13"/>
    <w:rsid w:val="005E0073"/>
    <w:rsid w:val="00606A65"/>
    <w:rsid w:val="00637D77"/>
    <w:rsid w:val="00656709"/>
    <w:rsid w:val="006658CD"/>
    <w:rsid w:val="00666BED"/>
    <w:rsid w:val="006804BC"/>
    <w:rsid w:val="00685EF1"/>
    <w:rsid w:val="006A33EB"/>
    <w:rsid w:val="006C2221"/>
    <w:rsid w:val="006C29F5"/>
    <w:rsid w:val="006F4289"/>
    <w:rsid w:val="0071560F"/>
    <w:rsid w:val="00752068"/>
    <w:rsid w:val="007554FE"/>
    <w:rsid w:val="00774262"/>
    <w:rsid w:val="00783D84"/>
    <w:rsid w:val="00796C04"/>
    <w:rsid w:val="007A0DE7"/>
    <w:rsid w:val="007A39F9"/>
    <w:rsid w:val="007D0A33"/>
    <w:rsid w:val="007E4168"/>
    <w:rsid w:val="007E764F"/>
    <w:rsid w:val="00810AF1"/>
    <w:rsid w:val="00811CD2"/>
    <w:rsid w:val="008322DB"/>
    <w:rsid w:val="00841311"/>
    <w:rsid w:val="008418B8"/>
    <w:rsid w:val="008500F7"/>
    <w:rsid w:val="00860917"/>
    <w:rsid w:val="0086490C"/>
    <w:rsid w:val="00865D8F"/>
    <w:rsid w:val="008B628B"/>
    <w:rsid w:val="008C7308"/>
    <w:rsid w:val="008D00C6"/>
    <w:rsid w:val="008D0843"/>
    <w:rsid w:val="008F43C9"/>
    <w:rsid w:val="009110F8"/>
    <w:rsid w:val="00912A0A"/>
    <w:rsid w:val="00926FBC"/>
    <w:rsid w:val="00935201"/>
    <w:rsid w:val="009375AE"/>
    <w:rsid w:val="00943C5D"/>
    <w:rsid w:val="00946A18"/>
    <w:rsid w:val="009471E2"/>
    <w:rsid w:val="009634AB"/>
    <w:rsid w:val="00965CED"/>
    <w:rsid w:val="00977B63"/>
    <w:rsid w:val="009A6279"/>
    <w:rsid w:val="009E19B1"/>
    <w:rsid w:val="009E7C8A"/>
    <w:rsid w:val="00A21197"/>
    <w:rsid w:val="00A45F94"/>
    <w:rsid w:val="00A670AE"/>
    <w:rsid w:val="00A75B29"/>
    <w:rsid w:val="00A87DD2"/>
    <w:rsid w:val="00AA2E83"/>
    <w:rsid w:val="00AB019D"/>
    <w:rsid w:val="00AC157D"/>
    <w:rsid w:val="00AD3C7A"/>
    <w:rsid w:val="00AD5B08"/>
    <w:rsid w:val="00AE3372"/>
    <w:rsid w:val="00B0074A"/>
    <w:rsid w:val="00B03940"/>
    <w:rsid w:val="00B102FE"/>
    <w:rsid w:val="00B2279C"/>
    <w:rsid w:val="00B262E7"/>
    <w:rsid w:val="00B27B0D"/>
    <w:rsid w:val="00B3203F"/>
    <w:rsid w:val="00B32FB3"/>
    <w:rsid w:val="00B446BF"/>
    <w:rsid w:val="00B556D7"/>
    <w:rsid w:val="00B6154A"/>
    <w:rsid w:val="00B6672B"/>
    <w:rsid w:val="00B84C22"/>
    <w:rsid w:val="00B960D5"/>
    <w:rsid w:val="00BC22B4"/>
    <w:rsid w:val="00BC2421"/>
    <w:rsid w:val="00BC533A"/>
    <w:rsid w:val="00BE18E5"/>
    <w:rsid w:val="00C034BE"/>
    <w:rsid w:val="00C4375E"/>
    <w:rsid w:val="00C43D97"/>
    <w:rsid w:val="00C45810"/>
    <w:rsid w:val="00C4768E"/>
    <w:rsid w:val="00C57260"/>
    <w:rsid w:val="00C66BCC"/>
    <w:rsid w:val="00C749F7"/>
    <w:rsid w:val="00C7680D"/>
    <w:rsid w:val="00CA3C35"/>
    <w:rsid w:val="00CE4231"/>
    <w:rsid w:val="00CF69D2"/>
    <w:rsid w:val="00D06B98"/>
    <w:rsid w:val="00D1665B"/>
    <w:rsid w:val="00D44A16"/>
    <w:rsid w:val="00D44A58"/>
    <w:rsid w:val="00D54C10"/>
    <w:rsid w:val="00D556A7"/>
    <w:rsid w:val="00D733E7"/>
    <w:rsid w:val="00D83B28"/>
    <w:rsid w:val="00DB31F9"/>
    <w:rsid w:val="00DD01F4"/>
    <w:rsid w:val="00DE6524"/>
    <w:rsid w:val="00DF285E"/>
    <w:rsid w:val="00E27954"/>
    <w:rsid w:val="00E36C81"/>
    <w:rsid w:val="00E74766"/>
    <w:rsid w:val="00E76852"/>
    <w:rsid w:val="00E9217D"/>
    <w:rsid w:val="00EA1DB7"/>
    <w:rsid w:val="00F05741"/>
    <w:rsid w:val="00F1001C"/>
    <w:rsid w:val="00F14D64"/>
    <w:rsid w:val="00F2665A"/>
    <w:rsid w:val="00F567A6"/>
    <w:rsid w:val="00F8044E"/>
    <w:rsid w:val="00F81599"/>
    <w:rsid w:val="00F842C6"/>
    <w:rsid w:val="00F84481"/>
    <w:rsid w:val="00F86BF8"/>
    <w:rsid w:val="00FC77B1"/>
    <w:rsid w:val="00FF0A94"/>
    <w:rsid w:val="5F798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E782A7"/>
  <w15:chartTrackingRefBased/>
  <w15:docId w15:val="{186B5A7E-213F-6E4B-BCFC-DAF2C1F3C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sid w:val="001A2C1A"/>
    <w:rPr>
      <w:color w:val="0563C1"/>
      <w:u w:val="single"/>
    </w:rPr>
  </w:style>
  <w:style w:type="character" w:styleId="UnresolvedMention">
    <w:name w:val="Unresolved Mention"/>
    <w:uiPriority w:val="99"/>
    <w:semiHidden/>
    <w:unhideWhenUsed/>
    <w:rsid w:val="001A2C1A"/>
    <w:rPr>
      <w:color w:val="605E5C"/>
      <w:shd w:val="clear" w:color="auto" w:fill="E1DFDD"/>
    </w:rPr>
  </w:style>
  <w:style w:type="paragraph" w:styleId="Caption">
    <w:name w:val="caption"/>
    <w:basedOn w:val="Normal"/>
    <w:next w:val="Normal"/>
    <w:unhideWhenUsed/>
    <w:qFormat/>
    <w:rsid w:val="008418B8"/>
    <w:pPr>
      <w:spacing w:after="200" w:line="240" w:lineRule="auto"/>
    </w:pPr>
    <w:rPr>
      <w:i/>
      <w:iCs/>
      <w:color w:val="44546A" w:themeColor="text2"/>
      <w:sz w:val="18"/>
      <w:szCs w:val="18"/>
    </w:rPr>
  </w:style>
  <w:style w:type="paragraph" w:styleId="ListParagraph">
    <w:name w:val="List Paragraph"/>
    <w:basedOn w:val="Normal"/>
    <w:uiPriority w:val="34"/>
    <w:qFormat/>
    <w:rsid w:val="00C749F7"/>
    <w:pPr>
      <w:ind w:left="720"/>
      <w:contextualSpacing/>
    </w:pPr>
  </w:style>
  <w:style w:type="table" w:styleId="TableGrid">
    <w:name w:val="Table Grid"/>
    <w:basedOn w:val="TableNormal"/>
    <w:rsid w:val="00BC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126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11267A"/>
    <w:rPr>
      <w:rFonts w:ascii="Segoe UI" w:hAnsi="Segoe UI" w:cs="Segoe UI"/>
      <w:sz w:val="18"/>
      <w:szCs w:val="18"/>
    </w:rPr>
  </w:style>
  <w:style w:type="paragraph" w:styleId="Date">
    <w:name w:val="Date"/>
    <w:basedOn w:val="Normal"/>
    <w:next w:val="Normal"/>
    <w:link w:val="DateChar"/>
    <w:rsid w:val="009634AB"/>
  </w:style>
  <w:style w:type="character" w:customStyle="1" w:styleId="DateChar">
    <w:name w:val="Date Char"/>
    <w:basedOn w:val="DefaultParagraphFont"/>
    <w:link w:val="Date"/>
    <w:rsid w:val="009634AB"/>
    <w:rPr>
      <w:rFonts w:ascii="Times" w:hAnsi="Times"/>
      <w:sz w:val="24"/>
    </w:rPr>
  </w:style>
  <w:style w:type="character" w:styleId="FollowedHyperlink">
    <w:name w:val="FollowedHyperlink"/>
    <w:basedOn w:val="DefaultParagraphFont"/>
    <w:rsid w:val="00A21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airbnb/javascript/tree/master/reac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dggraham@email.wm.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tfs/"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utom.design/measure/" TargetMode="External"/><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ravishorn.com/setting-up-eslint-on-vs-code-with-airbnb-javascript-style-guide-6eb78a535ba6"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72EC8-3442-1D4A-9B32-C05CBC04D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3473</Words>
  <Characters>19799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Graham, Daniel George (dgg6b)</cp:lastModifiedBy>
  <cp:revision>2</cp:revision>
  <cp:lastPrinted>2019-02-06T18:14:00Z</cp:lastPrinted>
  <dcterms:created xsi:type="dcterms:W3CDTF">2019-02-19T18:40:00Z</dcterms:created>
  <dcterms:modified xsi:type="dcterms:W3CDTF">2019-02-19T18:40:00Z</dcterms:modified>
</cp:coreProperties>
</file>